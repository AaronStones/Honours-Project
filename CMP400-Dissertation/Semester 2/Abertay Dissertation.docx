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1F5C7F6A" w14:textId="7D1BDC57" w:rsidR="0021784D"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5866774" w:history="1">
            <w:r w:rsidR="0021784D" w:rsidRPr="00B772BD">
              <w:rPr>
                <w:rStyle w:val="Hyperlink"/>
                <w:noProof/>
              </w:rPr>
              <w:t>Table of Tables</w:t>
            </w:r>
            <w:r w:rsidR="0021784D">
              <w:rPr>
                <w:noProof/>
                <w:webHidden/>
              </w:rPr>
              <w:tab/>
            </w:r>
            <w:r w:rsidR="0021784D">
              <w:rPr>
                <w:noProof/>
                <w:webHidden/>
              </w:rPr>
              <w:fldChar w:fldCharType="begin"/>
            </w:r>
            <w:r w:rsidR="0021784D">
              <w:rPr>
                <w:noProof/>
                <w:webHidden/>
              </w:rPr>
              <w:instrText xml:space="preserve"> PAGEREF _Toc35866774 \h </w:instrText>
            </w:r>
            <w:r w:rsidR="0021784D">
              <w:rPr>
                <w:noProof/>
                <w:webHidden/>
              </w:rPr>
            </w:r>
            <w:r w:rsidR="0021784D">
              <w:rPr>
                <w:noProof/>
                <w:webHidden/>
              </w:rPr>
              <w:fldChar w:fldCharType="separate"/>
            </w:r>
            <w:r w:rsidR="0021784D">
              <w:rPr>
                <w:noProof/>
                <w:webHidden/>
              </w:rPr>
              <w:t>iv</w:t>
            </w:r>
            <w:r w:rsidR="0021784D">
              <w:rPr>
                <w:noProof/>
                <w:webHidden/>
              </w:rPr>
              <w:fldChar w:fldCharType="end"/>
            </w:r>
          </w:hyperlink>
        </w:p>
        <w:p w14:paraId="3A90D9BA" w14:textId="4E27AA68"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75" w:history="1">
            <w:r w:rsidR="0021784D" w:rsidRPr="00B772BD">
              <w:rPr>
                <w:rStyle w:val="Hyperlink"/>
                <w:noProof/>
              </w:rPr>
              <w:t>Acknowledgements</w:t>
            </w:r>
            <w:r w:rsidR="0021784D">
              <w:rPr>
                <w:noProof/>
                <w:webHidden/>
              </w:rPr>
              <w:tab/>
            </w:r>
            <w:r w:rsidR="0021784D">
              <w:rPr>
                <w:noProof/>
                <w:webHidden/>
              </w:rPr>
              <w:fldChar w:fldCharType="begin"/>
            </w:r>
            <w:r w:rsidR="0021784D">
              <w:rPr>
                <w:noProof/>
                <w:webHidden/>
              </w:rPr>
              <w:instrText xml:space="preserve"> PAGEREF _Toc35866775 \h </w:instrText>
            </w:r>
            <w:r w:rsidR="0021784D">
              <w:rPr>
                <w:noProof/>
                <w:webHidden/>
              </w:rPr>
            </w:r>
            <w:r w:rsidR="0021784D">
              <w:rPr>
                <w:noProof/>
                <w:webHidden/>
              </w:rPr>
              <w:fldChar w:fldCharType="separate"/>
            </w:r>
            <w:r w:rsidR="0021784D">
              <w:rPr>
                <w:noProof/>
                <w:webHidden/>
              </w:rPr>
              <w:t>v</w:t>
            </w:r>
            <w:r w:rsidR="0021784D">
              <w:rPr>
                <w:noProof/>
                <w:webHidden/>
              </w:rPr>
              <w:fldChar w:fldCharType="end"/>
            </w:r>
          </w:hyperlink>
        </w:p>
        <w:p w14:paraId="61FD94B4" w14:textId="639724BB"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76" w:history="1">
            <w:r w:rsidR="0021784D" w:rsidRPr="00B772BD">
              <w:rPr>
                <w:rStyle w:val="Hyperlink"/>
                <w:noProof/>
              </w:rPr>
              <w:t>Abstract</w:t>
            </w:r>
            <w:r w:rsidR="0021784D">
              <w:rPr>
                <w:noProof/>
                <w:webHidden/>
              </w:rPr>
              <w:tab/>
            </w:r>
            <w:r w:rsidR="0021784D">
              <w:rPr>
                <w:noProof/>
                <w:webHidden/>
              </w:rPr>
              <w:fldChar w:fldCharType="begin"/>
            </w:r>
            <w:r w:rsidR="0021784D">
              <w:rPr>
                <w:noProof/>
                <w:webHidden/>
              </w:rPr>
              <w:instrText xml:space="preserve"> PAGEREF _Toc35866776 \h </w:instrText>
            </w:r>
            <w:r w:rsidR="0021784D">
              <w:rPr>
                <w:noProof/>
                <w:webHidden/>
              </w:rPr>
            </w:r>
            <w:r w:rsidR="0021784D">
              <w:rPr>
                <w:noProof/>
                <w:webHidden/>
              </w:rPr>
              <w:fldChar w:fldCharType="separate"/>
            </w:r>
            <w:r w:rsidR="0021784D">
              <w:rPr>
                <w:noProof/>
                <w:webHidden/>
              </w:rPr>
              <w:t>vi</w:t>
            </w:r>
            <w:r w:rsidR="0021784D">
              <w:rPr>
                <w:noProof/>
                <w:webHidden/>
              </w:rPr>
              <w:fldChar w:fldCharType="end"/>
            </w:r>
          </w:hyperlink>
        </w:p>
        <w:p w14:paraId="583E98F4" w14:textId="0E044C1B"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77" w:history="1">
            <w:r w:rsidR="0021784D" w:rsidRPr="00B772BD">
              <w:rPr>
                <w:rStyle w:val="Hyperlink"/>
                <w:noProof/>
              </w:rPr>
              <w:t>Abbreviations, Symbols and Notation</w:t>
            </w:r>
            <w:r w:rsidR="0021784D">
              <w:rPr>
                <w:noProof/>
                <w:webHidden/>
              </w:rPr>
              <w:tab/>
            </w:r>
            <w:r w:rsidR="0021784D">
              <w:rPr>
                <w:noProof/>
                <w:webHidden/>
              </w:rPr>
              <w:fldChar w:fldCharType="begin"/>
            </w:r>
            <w:r w:rsidR="0021784D">
              <w:rPr>
                <w:noProof/>
                <w:webHidden/>
              </w:rPr>
              <w:instrText xml:space="preserve"> PAGEREF _Toc35866777 \h </w:instrText>
            </w:r>
            <w:r w:rsidR="0021784D">
              <w:rPr>
                <w:noProof/>
                <w:webHidden/>
              </w:rPr>
            </w:r>
            <w:r w:rsidR="0021784D">
              <w:rPr>
                <w:noProof/>
                <w:webHidden/>
              </w:rPr>
              <w:fldChar w:fldCharType="separate"/>
            </w:r>
            <w:r w:rsidR="0021784D">
              <w:rPr>
                <w:noProof/>
                <w:webHidden/>
              </w:rPr>
              <w:t>vii</w:t>
            </w:r>
            <w:r w:rsidR="0021784D">
              <w:rPr>
                <w:noProof/>
                <w:webHidden/>
              </w:rPr>
              <w:fldChar w:fldCharType="end"/>
            </w:r>
          </w:hyperlink>
        </w:p>
        <w:p w14:paraId="747EA121" w14:textId="3862239A"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78" w:history="1">
            <w:r w:rsidR="0021784D" w:rsidRPr="00B772BD">
              <w:rPr>
                <w:rStyle w:val="Hyperlink"/>
                <w:noProof/>
              </w:rPr>
              <w:t>Chapter 1 – Introduction</w:t>
            </w:r>
            <w:r w:rsidR="0021784D">
              <w:rPr>
                <w:noProof/>
                <w:webHidden/>
              </w:rPr>
              <w:tab/>
            </w:r>
            <w:r w:rsidR="0021784D">
              <w:rPr>
                <w:noProof/>
                <w:webHidden/>
              </w:rPr>
              <w:fldChar w:fldCharType="begin"/>
            </w:r>
            <w:r w:rsidR="0021784D">
              <w:rPr>
                <w:noProof/>
                <w:webHidden/>
              </w:rPr>
              <w:instrText xml:space="preserve"> PAGEREF _Toc35866778 \h </w:instrText>
            </w:r>
            <w:r w:rsidR="0021784D">
              <w:rPr>
                <w:noProof/>
                <w:webHidden/>
              </w:rPr>
            </w:r>
            <w:r w:rsidR="0021784D">
              <w:rPr>
                <w:noProof/>
                <w:webHidden/>
              </w:rPr>
              <w:fldChar w:fldCharType="separate"/>
            </w:r>
            <w:r w:rsidR="0021784D">
              <w:rPr>
                <w:noProof/>
                <w:webHidden/>
              </w:rPr>
              <w:t>1</w:t>
            </w:r>
            <w:r w:rsidR="0021784D">
              <w:rPr>
                <w:noProof/>
                <w:webHidden/>
              </w:rPr>
              <w:fldChar w:fldCharType="end"/>
            </w:r>
          </w:hyperlink>
        </w:p>
        <w:p w14:paraId="38F85CAF" w14:textId="66A3FD99"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79" w:history="1">
            <w:r w:rsidR="0021784D" w:rsidRPr="00B772BD">
              <w:rPr>
                <w:rStyle w:val="Hyperlink"/>
                <w:noProof/>
              </w:rPr>
              <w:t>Chapter 2 – Literature Review</w:t>
            </w:r>
            <w:r w:rsidR="0021784D">
              <w:rPr>
                <w:noProof/>
                <w:webHidden/>
              </w:rPr>
              <w:tab/>
            </w:r>
            <w:r w:rsidR="0021784D">
              <w:rPr>
                <w:noProof/>
                <w:webHidden/>
              </w:rPr>
              <w:fldChar w:fldCharType="begin"/>
            </w:r>
            <w:r w:rsidR="0021784D">
              <w:rPr>
                <w:noProof/>
                <w:webHidden/>
              </w:rPr>
              <w:instrText xml:space="preserve"> PAGEREF _Toc35866779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2B087C6B" w14:textId="3B11F83B"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0" w:history="1">
            <w:r w:rsidR="0021784D" w:rsidRPr="00B772BD">
              <w:rPr>
                <w:rStyle w:val="Hyperlink"/>
                <w:noProof/>
                <w:lang w:eastAsia="en-GB"/>
              </w:rPr>
              <w:t>2.1 Introduction</w:t>
            </w:r>
            <w:r w:rsidR="0021784D">
              <w:rPr>
                <w:noProof/>
                <w:webHidden/>
              </w:rPr>
              <w:tab/>
            </w:r>
            <w:r w:rsidR="0021784D">
              <w:rPr>
                <w:noProof/>
                <w:webHidden/>
              </w:rPr>
              <w:fldChar w:fldCharType="begin"/>
            </w:r>
            <w:r w:rsidR="0021784D">
              <w:rPr>
                <w:noProof/>
                <w:webHidden/>
              </w:rPr>
              <w:instrText xml:space="preserve"> PAGEREF _Toc35866780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7F99DC59" w14:textId="022695C2"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1" w:history="1">
            <w:r w:rsidR="0021784D" w:rsidRPr="00B772BD">
              <w:rPr>
                <w:rStyle w:val="Hyperlink"/>
                <w:noProof/>
                <w:lang w:eastAsia="en-GB"/>
              </w:rPr>
              <w:t>2.2 NHS and Data Collection</w:t>
            </w:r>
            <w:r w:rsidR="0021784D">
              <w:rPr>
                <w:noProof/>
                <w:webHidden/>
              </w:rPr>
              <w:tab/>
            </w:r>
            <w:r w:rsidR="0021784D">
              <w:rPr>
                <w:noProof/>
                <w:webHidden/>
              </w:rPr>
              <w:fldChar w:fldCharType="begin"/>
            </w:r>
            <w:r w:rsidR="0021784D">
              <w:rPr>
                <w:noProof/>
                <w:webHidden/>
              </w:rPr>
              <w:instrText xml:space="preserve"> PAGEREF _Toc35866781 \h </w:instrText>
            </w:r>
            <w:r w:rsidR="0021784D">
              <w:rPr>
                <w:noProof/>
                <w:webHidden/>
              </w:rPr>
            </w:r>
            <w:r w:rsidR="0021784D">
              <w:rPr>
                <w:noProof/>
                <w:webHidden/>
              </w:rPr>
              <w:fldChar w:fldCharType="separate"/>
            </w:r>
            <w:r w:rsidR="0021784D">
              <w:rPr>
                <w:noProof/>
                <w:webHidden/>
              </w:rPr>
              <w:t>3</w:t>
            </w:r>
            <w:r w:rsidR="0021784D">
              <w:rPr>
                <w:noProof/>
                <w:webHidden/>
              </w:rPr>
              <w:fldChar w:fldCharType="end"/>
            </w:r>
          </w:hyperlink>
        </w:p>
        <w:p w14:paraId="4CA74D79" w14:textId="324ED7F6"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2" w:history="1">
            <w:r w:rsidR="0021784D" w:rsidRPr="00B772BD">
              <w:rPr>
                <w:rStyle w:val="Hyperlink"/>
                <w:noProof/>
                <w:lang w:eastAsia="en-GB"/>
              </w:rPr>
              <w:t>2.3 IoT (in general)</w:t>
            </w:r>
            <w:r w:rsidR="0021784D">
              <w:rPr>
                <w:noProof/>
                <w:webHidden/>
              </w:rPr>
              <w:tab/>
            </w:r>
            <w:r w:rsidR="0021784D">
              <w:rPr>
                <w:noProof/>
                <w:webHidden/>
              </w:rPr>
              <w:fldChar w:fldCharType="begin"/>
            </w:r>
            <w:r w:rsidR="0021784D">
              <w:rPr>
                <w:noProof/>
                <w:webHidden/>
              </w:rPr>
              <w:instrText xml:space="preserve"> PAGEREF _Toc35866782 \h </w:instrText>
            </w:r>
            <w:r w:rsidR="0021784D">
              <w:rPr>
                <w:noProof/>
                <w:webHidden/>
              </w:rPr>
            </w:r>
            <w:r w:rsidR="0021784D">
              <w:rPr>
                <w:noProof/>
                <w:webHidden/>
              </w:rPr>
              <w:fldChar w:fldCharType="separate"/>
            </w:r>
            <w:r w:rsidR="0021784D">
              <w:rPr>
                <w:noProof/>
                <w:webHidden/>
              </w:rPr>
              <w:t>4</w:t>
            </w:r>
            <w:r w:rsidR="0021784D">
              <w:rPr>
                <w:noProof/>
                <w:webHidden/>
              </w:rPr>
              <w:fldChar w:fldCharType="end"/>
            </w:r>
          </w:hyperlink>
        </w:p>
        <w:p w14:paraId="495400A2" w14:textId="28E06469"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3" w:history="1">
            <w:r w:rsidR="0021784D" w:rsidRPr="00B772BD">
              <w:rPr>
                <w:rStyle w:val="Hyperlink"/>
                <w:noProof/>
                <w:lang w:eastAsia="en-GB"/>
              </w:rPr>
              <w:t>2.4 Something about mobile applications and their benefit</w:t>
            </w:r>
            <w:r w:rsidR="0021784D">
              <w:rPr>
                <w:noProof/>
                <w:webHidden/>
              </w:rPr>
              <w:tab/>
            </w:r>
            <w:r w:rsidR="0021784D">
              <w:rPr>
                <w:noProof/>
                <w:webHidden/>
              </w:rPr>
              <w:fldChar w:fldCharType="begin"/>
            </w:r>
            <w:r w:rsidR="0021784D">
              <w:rPr>
                <w:noProof/>
                <w:webHidden/>
              </w:rPr>
              <w:instrText xml:space="preserve"> PAGEREF _Toc35866783 \h </w:instrText>
            </w:r>
            <w:r w:rsidR="0021784D">
              <w:rPr>
                <w:noProof/>
                <w:webHidden/>
              </w:rPr>
            </w:r>
            <w:r w:rsidR="0021784D">
              <w:rPr>
                <w:noProof/>
                <w:webHidden/>
              </w:rPr>
              <w:fldChar w:fldCharType="separate"/>
            </w:r>
            <w:r w:rsidR="0021784D">
              <w:rPr>
                <w:noProof/>
                <w:webHidden/>
              </w:rPr>
              <w:t>6</w:t>
            </w:r>
            <w:r w:rsidR="0021784D">
              <w:rPr>
                <w:noProof/>
                <w:webHidden/>
              </w:rPr>
              <w:fldChar w:fldCharType="end"/>
            </w:r>
          </w:hyperlink>
        </w:p>
        <w:p w14:paraId="36A93359" w14:textId="34AE1ACD"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4" w:history="1">
            <w:r w:rsidR="0021784D" w:rsidRPr="00B772BD">
              <w:rPr>
                <w:rStyle w:val="Hyperlink"/>
                <w:noProof/>
                <w:lang w:eastAsia="en-GB"/>
              </w:rPr>
              <w:t>2.5 Summary</w:t>
            </w:r>
            <w:r w:rsidR="0021784D">
              <w:rPr>
                <w:noProof/>
                <w:webHidden/>
              </w:rPr>
              <w:tab/>
            </w:r>
            <w:r w:rsidR="0021784D">
              <w:rPr>
                <w:noProof/>
                <w:webHidden/>
              </w:rPr>
              <w:fldChar w:fldCharType="begin"/>
            </w:r>
            <w:r w:rsidR="0021784D">
              <w:rPr>
                <w:noProof/>
                <w:webHidden/>
              </w:rPr>
              <w:instrText xml:space="preserve"> PAGEREF _Toc35866784 \h </w:instrText>
            </w:r>
            <w:r w:rsidR="0021784D">
              <w:rPr>
                <w:noProof/>
                <w:webHidden/>
              </w:rPr>
            </w:r>
            <w:r w:rsidR="0021784D">
              <w:rPr>
                <w:noProof/>
                <w:webHidden/>
              </w:rPr>
              <w:fldChar w:fldCharType="separate"/>
            </w:r>
            <w:r w:rsidR="0021784D">
              <w:rPr>
                <w:noProof/>
                <w:webHidden/>
              </w:rPr>
              <w:t>7</w:t>
            </w:r>
            <w:r w:rsidR="0021784D">
              <w:rPr>
                <w:noProof/>
                <w:webHidden/>
              </w:rPr>
              <w:fldChar w:fldCharType="end"/>
            </w:r>
          </w:hyperlink>
        </w:p>
        <w:p w14:paraId="1423B7C6" w14:textId="35BE6D74"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85" w:history="1">
            <w:r w:rsidR="0021784D" w:rsidRPr="00B772BD">
              <w:rPr>
                <w:rStyle w:val="Hyperlink"/>
                <w:noProof/>
              </w:rPr>
              <w:t>Chapter 3 – Methodology</w:t>
            </w:r>
            <w:r w:rsidR="0021784D">
              <w:rPr>
                <w:noProof/>
                <w:webHidden/>
              </w:rPr>
              <w:tab/>
            </w:r>
            <w:r w:rsidR="0021784D">
              <w:rPr>
                <w:noProof/>
                <w:webHidden/>
              </w:rPr>
              <w:fldChar w:fldCharType="begin"/>
            </w:r>
            <w:r w:rsidR="0021784D">
              <w:rPr>
                <w:noProof/>
                <w:webHidden/>
              </w:rPr>
              <w:instrText xml:space="preserve"> PAGEREF _Toc35866785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394DE39F" w14:textId="08499A8C"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6" w:history="1">
            <w:r w:rsidR="0021784D" w:rsidRPr="00B772BD">
              <w:rPr>
                <w:rStyle w:val="Hyperlink"/>
                <w:noProof/>
              </w:rPr>
              <w:t>3.1 Project Overview</w:t>
            </w:r>
            <w:r w:rsidR="0021784D">
              <w:rPr>
                <w:noProof/>
                <w:webHidden/>
              </w:rPr>
              <w:tab/>
            </w:r>
            <w:r w:rsidR="0021784D">
              <w:rPr>
                <w:noProof/>
                <w:webHidden/>
              </w:rPr>
              <w:fldChar w:fldCharType="begin"/>
            </w:r>
            <w:r w:rsidR="0021784D">
              <w:rPr>
                <w:noProof/>
                <w:webHidden/>
              </w:rPr>
              <w:instrText xml:space="preserve"> PAGEREF _Toc35866786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7C22298B" w14:textId="21B89412"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87" w:history="1">
            <w:r w:rsidR="0021784D" w:rsidRPr="00B772BD">
              <w:rPr>
                <w:rStyle w:val="Hyperlink"/>
                <w:noProof/>
              </w:rPr>
              <w:t>3.2 Analysis</w:t>
            </w:r>
            <w:r w:rsidR="0021784D">
              <w:rPr>
                <w:noProof/>
                <w:webHidden/>
              </w:rPr>
              <w:tab/>
            </w:r>
            <w:r w:rsidR="0021784D">
              <w:rPr>
                <w:noProof/>
                <w:webHidden/>
              </w:rPr>
              <w:fldChar w:fldCharType="begin"/>
            </w:r>
            <w:r w:rsidR="0021784D">
              <w:rPr>
                <w:noProof/>
                <w:webHidden/>
              </w:rPr>
              <w:instrText xml:space="preserve"> PAGEREF _Toc35866787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5A0B115" w14:textId="12FC3D30" w:rsidR="0021784D" w:rsidRDefault="00895A34">
          <w:pPr>
            <w:pStyle w:val="TOC3"/>
            <w:tabs>
              <w:tab w:val="right" w:leader="dot" w:pos="7831"/>
            </w:tabs>
            <w:rPr>
              <w:noProof/>
            </w:rPr>
          </w:pPr>
          <w:hyperlink w:anchor="_Toc35866788" w:history="1">
            <w:r w:rsidR="0021784D" w:rsidRPr="00B772BD">
              <w:rPr>
                <w:rStyle w:val="Hyperlink"/>
                <w:noProof/>
              </w:rPr>
              <w:t>Aims &amp; Objectives</w:t>
            </w:r>
            <w:r w:rsidR="0021784D">
              <w:rPr>
                <w:noProof/>
                <w:webHidden/>
              </w:rPr>
              <w:tab/>
            </w:r>
            <w:r w:rsidR="0021784D">
              <w:rPr>
                <w:noProof/>
                <w:webHidden/>
              </w:rPr>
              <w:fldChar w:fldCharType="begin"/>
            </w:r>
            <w:r w:rsidR="0021784D">
              <w:rPr>
                <w:noProof/>
                <w:webHidden/>
              </w:rPr>
              <w:instrText xml:space="preserve"> PAGEREF _Toc35866788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0B64892" w14:textId="1FFD0F3E" w:rsidR="0021784D" w:rsidRDefault="00895A34">
          <w:pPr>
            <w:pStyle w:val="TOC3"/>
            <w:tabs>
              <w:tab w:val="right" w:leader="dot" w:pos="7831"/>
            </w:tabs>
            <w:rPr>
              <w:noProof/>
            </w:rPr>
          </w:pPr>
          <w:hyperlink w:anchor="_Toc35866789" w:history="1">
            <w:r w:rsidR="0021784D" w:rsidRPr="00B772BD">
              <w:rPr>
                <w:rStyle w:val="Hyperlink"/>
                <w:noProof/>
              </w:rPr>
              <w:t>Functional &amp; Non-Functional Requirements</w:t>
            </w:r>
            <w:r w:rsidR="0021784D">
              <w:rPr>
                <w:noProof/>
                <w:webHidden/>
              </w:rPr>
              <w:tab/>
            </w:r>
            <w:r w:rsidR="0021784D">
              <w:rPr>
                <w:noProof/>
                <w:webHidden/>
              </w:rPr>
              <w:fldChar w:fldCharType="begin"/>
            </w:r>
            <w:r w:rsidR="0021784D">
              <w:rPr>
                <w:noProof/>
                <w:webHidden/>
              </w:rPr>
              <w:instrText xml:space="preserve"> PAGEREF _Toc35866789 \h </w:instrText>
            </w:r>
            <w:r w:rsidR="0021784D">
              <w:rPr>
                <w:noProof/>
                <w:webHidden/>
              </w:rPr>
            </w:r>
            <w:r w:rsidR="0021784D">
              <w:rPr>
                <w:noProof/>
                <w:webHidden/>
              </w:rPr>
              <w:fldChar w:fldCharType="separate"/>
            </w:r>
            <w:r w:rsidR="0021784D">
              <w:rPr>
                <w:noProof/>
                <w:webHidden/>
              </w:rPr>
              <w:t>11</w:t>
            </w:r>
            <w:r w:rsidR="0021784D">
              <w:rPr>
                <w:noProof/>
                <w:webHidden/>
              </w:rPr>
              <w:fldChar w:fldCharType="end"/>
            </w:r>
          </w:hyperlink>
        </w:p>
        <w:p w14:paraId="2C0AEFFE" w14:textId="03FB277E" w:rsidR="0021784D" w:rsidRDefault="00895A34">
          <w:pPr>
            <w:pStyle w:val="TOC3"/>
            <w:tabs>
              <w:tab w:val="right" w:leader="dot" w:pos="7831"/>
            </w:tabs>
            <w:rPr>
              <w:noProof/>
            </w:rPr>
          </w:pPr>
          <w:hyperlink w:anchor="_Toc35866790" w:history="1">
            <w:r w:rsidR="0021784D" w:rsidRPr="00B772BD">
              <w:rPr>
                <w:rStyle w:val="Hyperlink"/>
                <w:noProof/>
              </w:rPr>
              <w:t>Further Analysis</w:t>
            </w:r>
            <w:r w:rsidR="0021784D">
              <w:rPr>
                <w:noProof/>
                <w:webHidden/>
              </w:rPr>
              <w:tab/>
            </w:r>
            <w:r w:rsidR="0021784D">
              <w:rPr>
                <w:noProof/>
                <w:webHidden/>
              </w:rPr>
              <w:fldChar w:fldCharType="begin"/>
            </w:r>
            <w:r w:rsidR="0021784D">
              <w:rPr>
                <w:noProof/>
                <w:webHidden/>
              </w:rPr>
              <w:instrText xml:space="preserve"> PAGEREF _Toc35866790 \h </w:instrText>
            </w:r>
            <w:r w:rsidR="0021784D">
              <w:rPr>
                <w:noProof/>
                <w:webHidden/>
              </w:rPr>
            </w:r>
            <w:r w:rsidR="0021784D">
              <w:rPr>
                <w:noProof/>
                <w:webHidden/>
              </w:rPr>
              <w:fldChar w:fldCharType="separate"/>
            </w:r>
            <w:r w:rsidR="0021784D">
              <w:rPr>
                <w:noProof/>
                <w:webHidden/>
              </w:rPr>
              <w:t>12</w:t>
            </w:r>
            <w:r w:rsidR="0021784D">
              <w:rPr>
                <w:noProof/>
                <w:webHidden/>
              </w:rPr>
              <w:fldChar w:fldCharType="end"/>
            </w:r>
          </w:hyperlink>
        </w:p>
        <w:p w14:paraId="3AA5ACC7" w14:textId="2F4A47FF"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91" w:history="1">
            <w:r w:rsidR="0021784D" w:rsidRPr="00B772BD">
              <w:rPr>
                <w:rStyle w:val="Hyperlink"/>
                <w:noProof/>
              </w:rPr>
              <w:t>3.3 Design</w:t>
            </w:r>
            <w:r w:rsidR="0021784D">
              <w:rPr>
                <w:noProof/>
                <w:webHidden/>
              </w:rPr>
              <w:tab/>
            </w:r>
            <w:r w:rsidR="0021784D">
              <w:rPr>
                <w:noProof/>
                <w:webHidden/>
              </w:rPr>
              <w:fldChar w:fldCharType="begin"/>
            </w:r>
            <w:r w:rsidR="0021784D">
              <w:rPr>
                <w:noProof/>
                <w:webHidden/>
              </w:rPr>
              <w:instrText xml:space="preserve"> PAGEREF _Toc35866791 \h </w:instrText>
            </w:r>
            <w:r w:rsidR="0021784D">
              <w:rPr>
                <w:noProof/>
                <w:webHidden/>
              </w:rPr>
            </w:r>
            <w:r w:rsidR="0021784D">
              <w:rPr>
                <w:noProof/>
                <w:webHidden/>
              </w:rPr>
              <w:fldChar w:fldCharType="separate"/>
            </w:r>
            <w:r w:rsidR="0021784D">
              <w:rPr>
                <w:noProof/>
                <w:webHidden/>
              </w:rPr>
              <w:t>13</w:t>
            </w:r>
            <w:r w:rsidR="0021784D">
              <w:rPr>
                <w:noProof/>
                <w:webHidden/>
              </w:rPr>
              <w:fldChar w:fldCharType="end"/>
            </w:r>
          </w:hyperlink>
        </w:p>
        <w:p w14:paraId="00E22F67" w14:textId="5811DB96"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92" w:history="1">
            <w:r w:rsidR="0021784D" w:rsidRPr="00B772BD">
              <w:rPr>
                <w:rStyle w:val="Hyperlink"/>
                <w:noProof/>
              </w:rPr>
              <w:t>3.4 Implementation</w:t>
            </w:r>
            <w:r w:rsidR="0021784D">
              <w:rPr>
                <w:noProof/>
                <w:webHidden/>
              </w:rPr>
              <w:tab/>
            </w:r>
            <w:r w:rsidR="0021784D">
              <w:rPr>
                <w:noProof/>
                <w:webHidden/>
              </w:rPr>
              <w:fldChar w:fldCharType="begin"/>
            </w:r>
            <w:r w:rsidR="0021784D">
              <w:rPr>
                <w:noProof/>
                <w:webHidden/>
              </w:rPr>
              <w:instrText xml:space="preserve"> PAGEREF _Toc35866792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0041457C" w14:textId="2FD75F23" w:rsidR="0021784D" w:rsidRDefault="00895A34">
          <w:pPr>
            <w:pStyle w:val="TOC3"/>
            <w:tabs>
              <w:tab w:val="right" w:leader="dot" w:pos="7831"/>
            </w:tabs>
            <w:rPr>
              <w:noProof/>
            </w:rPr>
          </w:pPr>
          <w:hyperlink w:anchor="_Toc35866793" w:history="1">
            <w:r w:rsidR="0021784D" w:rsidRPr="00B772BD">
              <w:rPr>
                <w:rStyle w:val="Hyperlink"/>
                <w:noProof/>
              </w:rPr>
              <w:t>Mobile Application</w:t>
            </w:r>
            <w:r w:rsidR="0021784D">
              <w:rPr>
                <w:noProof/>
                <w:webHidden/>
              </w:rPr>
              <w:tab/>
            </w:r>
            <w:r w:rsidR="0021784D">
              <w:rPr>
                <w:noProof/>
                <w:webHidden/>
              </w:rPr>
              <w:fldChar w:fldCharType="begin"/>
            </w:r>
            <w:r w:rsidR="0021784D">
              <w:rPr>
                <w:noProof/>
                <w:webHidden/>
              </w:rPr>
              <w:instrText xml:space="preserve"> PAGEREF _Toc35866793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631348F6" w14:textId="4706D1BE" w:rsidR="0021784D" w:rsidRDefault="00895A34">
          <w:pPr>
            <w:pStyle w:val="TOC3"/>
            <w:tabs>
              <w:tab w:val="right" w:leader="dot" w:pos="7831"/>
            </w:tabs>
            <w:rPr>
              <w:noProof/>
            </w:rPr>
          </w:pPr>
          <w:hyperlink w:anchor="_Toc35866794" w:history="1">
            <w:r w:rsidR="0021784D" w:rsidRPr="00B772BD">
              <w:rPr>
                <w:rStyle w:val="Hyperlink"/>
                <w:noProof/>
              </w:rPr>
              <w:t>Website Application</w:t>
            </w:r>
            <w:r w:rsidR="0021784D">
              <w:rPr>
                <w:noProof/>
                <w:webHidden/>
              </w:rPr>
              <w:tab/>
            </w:r>
            <w:r w:rsidR="0021784D">
              <w:rPr>
                <w:noProof/>
                <w:webHidden/>
              </w:rPr>
              <w:fldChar w:fldCharType="begin"/>
            </w:r>
            <w:r w:rsidR="0021784D">
              <w:rPr>
                <w:noProof/>
                <w:webHidden/>
              </w:rPr>
              <w:instrText xml:space="preserve"> PAGEREF _Toc35866794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75E3036E" w14:textId="2215BA10" w:rsidR="0021784D" w:rsidRDefault="00895A34">
          <w:pPr>
            <w:pStyle w:val="TOC3"/>
            <w:tabs>
              <w:tab w:val="right" w:leader="dot" w:pos="7831"/>
            </w:tabs>
            <w:rPr>
              <w:noProof/>
            </w:rPr>
          </w:pPr>
          <w:hyperlink w:anchor="_Toc35866795" w:history="1">
            <w:r w:rsidR="0021784D" w:rsidRPr="00B772BD">
              <w:rPr>
                <w:rStyle w:val="Hyperlink"/>
                <w:noProof/>
              </w:rPr>
              <w:t>IoT device</w:t>
            </w:r>
            <w:r w:rsidR="0021784D">
              <w:rPr>
                <w:noProof/>
                <w:webHidden/>
              </w:rPr>
              <w:tab/>
            </w:r>
            <w:r w:rsidR="0021784D">
              <w:rPr>
                <w:noProof/>
                <w:webHidden/>
              </w:rPr>
              <w:fldChar w:fldCharType="begin"/>
            </w:r>
            <w:r w:rsidR="0021784D">
              <w:rPr>
                <w:noProof/>
                <w:webHidden/>
              </w:rPr>
              <w:instrText xml:space="preserve"> PAGEREF _Toc35866795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21078348" w14:textId="118FA7CF" w:rsidR="0021784D" w:rsidRDefault="00895A34">
          <w:pPr>
            <w:pStyle w:val="TOC2"/>
            <w:tabs>
              <w:tab w:val="right" w:leader="dot" w:pos="7831"/>
            </w:tabs>
            <w:rPr>
              <w:rFonts w:asciiTheme="minorHAnsi" w:eastAsiaTheme="minorEastAsia" w:hAnsiTheme="minorHAnsi" w:cstheme="minorBidi"/>
              <w:noProof/>
              <w:sz w:val="22"/>
              <w:szCs w:val="22"/>
              <w:lang w:eastAsia="en-GB"/>
            </w:rPr>
          </w:pPr>
          <w:hyperlink w:anchor="_Toc35866796" w:history="1">
            <w:r w:rsidR="0021784D" w:rsidRPr="00B772BD">
              <w:rPr>
                <w:rStyle w:val="Hyperlink"/>
                <w:noProof/>
              </w:rPr>
              <w:t>3.5 Evaluation</w:t>
            </w:r>
            <w:r w:rsidR="0021784D">
              <w:rPr>
                <w:noProof/>
                <w:webHidden/>
              </w:rPr>
              <w:tab/>
            </w:r>
            <w:r w:rsidR="0021784D">
              <w:rPr>
                <w:noProof/>
                <w:webHidden/>
              </w:rPr>
              <w:fldChar w:fldCharType="begin"/>
            </w:r>
            <w:r w:rsidR="0021784D">
              <w:rPr>
                <w:noProof/>
                <w:webHidden/>
              </w:rPr>
              <w:instrText xml:space="preserve"> PAGEREF _Toc35866796 \h </w:instrText>
            </w:r>
            <w:r w:rsidR="0021784D">
              <w:rPr>
                <w:noProof/>
                <w:webHidden/>
              </w:rPr>
            </w:r>
            <w:r w:rsidR="0021784D">
              <w:rPr>
                <w:noProof/>
                <w:webHidden/>
              </w:rPr>
              <w:fldChar w:fldCharType="separate"/>
            </w:r>
            <w:r w:rsidR="0021784D">
              <w:rPr>
                <w:noProof/>
                <w:webHidden/>
              </w:rPr>
              <w:t>18</w:t>
            </w:r>
            <w:r w:rsidR="0021784D">
              <w:rPr>
                <w:noProof/>
                <w:webHidden/>
              </w:rPr>
              <w:fldChar w:fldCharType="end"/>
            </w:r>
          </w:hyperlink>
        </w:p>
        <w:p w14:paraId="38441F6C" w14:textId="05CB4178"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97" w:history="1">
            <w:r w:rsidR="0021784D" w:rsidRPr="00B772BD">
              <w:rPr>
                <w:rStyle w:val="Hyperlink"/>
                <w:noProof/>
              </w:rPr>
              <w:t>Chapter 4 – Results</w:t>
            </w:r>
            <w:r w:rsidR="0021784D">
              <w:rPr>
                <w:noProof/>
                <w:webHidden/>
              </w:rPr>
              <w:tab/>
            </w:r>
            <w:r w:rsidR="0021784D">
              <w:rPr>
                <w:noProof/>
                <w:webHidden/>
              </w:rPr>
              <w:fldChar w:fldCharType="begin"/>
            </w:r>
            <w:r w:rsidR="0021784D">
              <w:rPr>
                <w:noProof/>
                <w:webHidden/>
              </w:rPr>
              <w:instrText xml:space="preserve"> PAGEREF _Toc35866797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287649E7" w14:textId="422F6E50"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98" w:history="1">
            <w:r w:rsidR="0021784D" w:rsidRPr="00B772BD">
              <w:rPr>
                <w:rStyle w:val="Hyperlink"/>
                <w:noProof/>
              </w:rPr>
              <w:t>Chapter 5 – Discussion</w:t>
            </w:r>
            <w:r w:rsidR="0021784D">
              <w:rPr>
                <w:noProof/>
                <w:webHidden/>
              </w:rPr>
              <w:tab/>
            </w:r>
            <w:r w:rsidR="0021784D">
              <w:rPr>
                <w:noProof/>
                <w:webHidden/>
              </w:rPr>
              <w:fldChar w:fldCharType="begin"/>
            </w:r>
            <w:r w:rsidR="0021784D">
              <w:rPr>
                <w:noProof/>
                <w:webHidden/>
              </w:rPr>
              <w:instrText xml:space="preserve"> PAGEREF _Toc35866798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5CFDEA53" w14:textId="1092B4E9"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799" w:history="1">
            <w:r w:rsidR="0021784D" w:rsidRPr="00B772BD">
              <w:rPr>
                <w:rStyle w:val="Hyperlink"/>
                <w:noProof/>
              </w:rPr>
              <w:t>Chapter 6 – Conclusions &amp; Future Work</w:t>
            </w:r>
            <w:r w:rsidR="0021784D">
              <w:rPr>
                <w:noProof/>
                <w:webHidden/>
              </w:rPr>
              <w:tab/>
            </w:r>
            <w:r w:rsidR="0021784D">
              <w:rPr>
                <w:noProof/>
                <w:webHidden/>
              </w:rPr>
              <w:fldChar w:fldCharType="begin"/>
            </w:r>
            <w:r w:rsidR="0021784D">
              <w:rPr>
                <w:noProof/>
                <w:webHidden/>
              </w:rPr>
              <w:instrText xml:space="preserve"> PAGEREF _Toc35866799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14134FF7" w14:textId="2EB78FF6"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800" w:history="1">
            <w:r w:rsidR="0021784D" w:rsidRPr="00B772BD">
              <w:rPr>
                <w:rStyle w:val="Hyperlink"/>
                <w:noProof/>
              </w:rPr>
              <w:t>List of References</w:t>
            </w:r>
            <w:r w:rsidR="0021784D">
              <w:rPr>
                <w:noProof/>
                <w:webHidden/>
              </w:rPr>
              <w:tab/>
            </w:r>
            <w:r w:rsidR="0021784D">
              <w:rPr>
                <w:noProof/>
                <w:webHidden/>
              </w:rPr>
              <w:fldChar w:fldCharType="begin"/>
            </w:r>
            <w:r w:rsidR="0021784D">
              <w:rPr>
                <w:noProof/>
                <w:webHidden/>
              </w:rPr>
              <w:instrText xml:space="preserve"> PAGEREF _Toc35866800 \h </w:instrText>
            </w:r>
            <w:r w:rsidR="0021784D">
              <w:rPr>
                <w:noProof/>
                <w:webHidden/>
              </w:rPr>
            </w:r>
            <w:r w:rsidR="0021784D">
              <w:rPr>
                <w:noProof/>
                <w:webHidden/>
              </w:rPr>
              <w:fldChar w:fldCharType="separate"/>
            </w:r>
            <w:r w:rsidR="0021784D">
              <w:rPr>
                <w:noProof/>
                <w:webHidden/>
              </w:rPr>
              <w:t>20</w:t>
            </w:r>
            <w:r w:rsidR="0021784D">
              <w:rPr>
                <w:noProof/>
                <w:webHidden/>
              </w:rPr>
              <w:fldChar w:fldCharType="end"/>
            </w:r>
          </w:hyperlink>
        </w:p>
        <w:p w14:paraId="43EF7A17" w14:textId="414A8685"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801" w:history="1">
            <w:r w:rsidR="0021784D" w:rsidRPr="00B772BD">
              <w:rPr>
                <w:rStyle w:val="Hyperlink"/>
                <w:noProof/>
              </w:rPr>
              <w:t>Bibliography</w:t>
            </w:r>
            <w:r w:rsidR="0021784D">
              <w:rPr>
                <w:noProof/>
                <w:webHidden/>
              </w:rPr>
              <w:tab/>
            </w:r>
            <w:r w:rsidR="0021784D">
              <w:rPr>
                <w:noProof/>
                <w:webHidden/>
              </w:rPr>
              <w:fldChar w:fldCharType="begin"/>
            </w:r>
            <w:r w:rsidR="0021784D">
              <w:rPr>
                <w:noProof/>
                <w:webHidden/>
              </w:rPr>
              <w:instrText xml:space="preserve"> PAGEREF _Toc35866801 \h </w:instrText>
            </w:r>
            <w:r w:rsidR="0021784D">
              <w:rPr>
                <w:noProof/>
                <w:webHidden/>
              </w:rPr>
            </w:r>
            <w:r w:rsidR="0021784D">
              <w:rPr>
                <w:noProof/>
                <w:webHidden/>
              </w:rPr>
              <w:fldChar w:fldCharType="separate"/>
            </w:r>
            <w:r w:rsidR="0021784D">
              <w:rPr>
                <w:noProof/>
                <w:webHidden/>
              </w:rPr>
              <w:t>21</w:t>
            </w:r>
            <w:r w:rsidR="0021784D">
              <w:rPr>
                <w:noProof/>
                <w:webHidden/>
              </w:rPr>
              <w:fldChar w:fldCharType="end"/>
            </w:r>
          </w:hyperlink>
        </w:p>
        <w:p w14:paraId="552BA982" w14:textId="61ECD027" w:rsidR="0021784D" w:rsidRDefault="00895A34">
          <w:pPr>
            <w:pStyle w:val="TOC1"/>
            <w:tabs>
              <w:tab w:val="right" w:leader="dot" w:pos="7831"/>
            </w:tabs>
            <w:rPr>
              <w:rFonts w:asciiTheme="minorHAnsi" w:eastAsiaTheme="minorEastAsia" w:hAnsiTheme="minorHAnsi" w:cstheme="minorBidi"/>
              <w:noProof/>
              <w:sz w:val="22"/>
              <w:szCs w:val="22"/>
              <w:lang w:eastAsia="en-GB"/>
            </w:rPr>
          </w:pPr>
          <w:hyperlink w:anchor="_Toc35866802" w:history="1">
            <w:r w:rsidR="0021784D" w:rsidRPr="00B772BD">
              <w:rPr>
                <w:rStyle w:val="Hyperlink"/>
                <w:noProof/>
              </w:rPr>
              <w:t>Appendices</w:t>
            </w:r>
            <w:r w:rsidR="0021784D">
              <w:rPr>
                <w:noProof/>
                <w:webHidden/>
              </w:rPr>
              <w:tab/>
            </w:r>
            <w:r w:rsidR="0021784D">
              <w:rPr>
                <w:noProof/>
                <w:webHidden/>
              </w:rPr>
              <w:fldChar w:fldCharType="begin"/>
            </w:r>
            <w:r w:rsidR="0021784D">
              <w:rPr>
                <w:noProof/>
                <w:webHidden/>
              </w:rPr>
              <w:instrText xml:space="preserve"> PAGEREF _Toc35866802 \h </w:instrText>
            </w:r>
            <w:r w:rsidR="0021784D">
              <w:rPr>
                <w:noProof/>
                <w:webHidden/>
              </w:rPr>
            </w:r>
            <w:r w:rsidR="0021784D">
              <w:rPr>
                <w:noProof/>
                <w:webHidden/>
              </w:rPr>
              <w:fldChar w:fldCharType="separate"/>
            </w:r>
            <w:r w:rsidR="0021784D">
              <w:rPr>
                <w:noProof/>
                <w:webHidden/>
              </w:rPr>
              <w:t>22</w:t>
            </w:r>
            <w:r w:rsidR="0021784D">
              <w:rPr>
                <w:noProof/>
                <w:webHidden/>
              </w:rPr>
              <w:fldChar w:fldCharType="end"/>
            </w:r>
          </w:hyperlink>
        </w:p>
        <w:p w14:paraId="6CDD18E3" w14:textId="0712C250"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5866774"/>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5866775"/>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5866776"/>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5866777"/>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5866778"/>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through the use of technology. This technology could be used to manage the different conditions patients may have or used to detect these conditions early.</w:t>
      </w:r>
    </w:p>
    <w:p w14:paraId="13EE6892" w14:textId="4920002E" w:rsidR="00C02219"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6BB3D3C1" w14:textId="6CCF744B" w:rsidR="00406930" w:rsidRDefault="00406930" w:rsidP="00C02219"/>
    <w:p w14:paraId="6DAD51B6" w14:textId="5E2A7A06" w:rsidR="00406930" w:rsidRDefault="00406930" w:rsidP="00C02219"/>
    <w:p w14:paraId="1E983131" w14:textId="2F5AD20D" w:rsidR="00406930" w:rsidRDefault="00406930" w:rsidP="00C02219"/>
    <w:p w14:paraId="4A390148" w14:textId="12F232D4" w:rsidR="00406930" w:rsidRDefault="00406930" w:rsidP="00C02219"/>
    <w:p w14:paraId="7094BD77" w14:textId="213760CD" w:rsidR="00406930" w:rsidRDefault="00406930" w:rsidP="00C02219"/>
    <w:p w14:paraId="64895A2F" w14:textId="001E15E0" w:rsidR="00406930" w:rsidRDefault="00406930" w:rsidP="00C02219"/>
    <w:p w14:paraId="1D39ED32" w14:textId="13EDA3E7" w:rsidR="00406930" w:rsidRDefault="00406930" w:rsidP="00C02219"/>
    <w:p w14:paraId="1EB588FF" w14:textId="03E94F33" w:rsidR="00406930" w:rsidRDefault="00406930" w:rsidP="00C02219"/>
    <w:p w14:paraId="2890071C" w14:textId="1BE8F014" w:rsidR="00406930" w:rsidRDefault="00406930" w:rsidP="00C02219"/>
    <w:p w14:paraId="524EF253" w14:textId="0B77437D" w:rsidR="00406930" w:rsidRDefault="00406930" w:rsidP="00C02219"/>
    <w:p w14:paraId="7964DA90" w14:textId="3C23A8BD" w:rsidR="00406930" w:rsidRDefault="00406930" w:rsidP="00C02219"/>
    <w:p w14:paraId="3F0D37A6" w14:textId="70E96732" w:rsidR="00406930" w:rsidRDefault="00406930" w:rsidP="00C02219"/>
    <w:p w14:paraId="4528EEB0" w14:textId="2D7C4C9E" w:rsidR="00406930" w:rsidRDefault="00406930" w:rsidP="00C02219"/>
    <w:p w14:paraId="1494020C" w14:textId="2AD1C9F8" w:rsidR="00406930" w:rsidRDefault="00406930" w:rsidP="00C02219"/>
    <w:p w14:paraId="4D3DEE08" w14:textId="4056A77A" w:rsidR="00406930" w:rsidRDefault="00406930" w:rsidP="00C02219"/>
    <w:p w14:paraId="5763BD6C" w14:textId="53997AD2" w:rsidR="00406930" w:rsidRDefault="00406930" w:rsidP="00C02219"/>
    <w:p w14:paraId="4209A0AE" w14:textId="6413CEEA" w:rsidR="00406930" w:rsidRDefault="00406930" w:rsidP="00C02219"/>
    <w:p w14:paraId="66F5E1AA" w14:textId="1B0FC0A8" w:rsidR="00406930" w:rsidRDefault="00406930" w:rsidP="00C02219"/>
    <w:p w14:paraId="465EA17B" w14:textId="317200C7" w:rsidR="00406930" w:rsidRDefault="00406930" w:rsidP="00C02219"/>
    <w:p w14:paraId="7D9496A0" w14:textId="360A1DF1" w:rsidR="00406930" w:rsidRDefault="00406930" w:rsidP="00C02219"/>
    <w:p w14:paraId="3D2B7B72" w14:textId="2D14302C" w:rsidR="00406930" w:rsidRDefault="00406930" w:rsidP="00C02219"/>
    <w:p w14:paraId="7A88D5FB" w14:textId="2715FCC3" w:rsidR="00406930" w:rsidRDefault="00406930" w:rsidP="00C02219"/>
    <w:p w14:paraId="118E8488" w14:textId="0C4EEE3D" w:rsidR="00406930" w:rsidRDefault="00406930" w:rsidP="00C02219"/>
    <w:p w14:paraId="4B1640F9" w14:textId="2E3C2585" w:rsidR="00406930" w:rsidRDefault="00406930" w:rsidP="00C02219"/>
    <w:p w14:paraId="54781869" w14:textId="43E0B0C6" w:rsidR="00406930" w:rsidRDefault="00406930" w:rsidP="00C02219"/>
    <w:p w14:paraId="1DEA6C1B" w14:textId="3BAE064B" w:rsidR="00406930" w:rsidRDefault="00406930" w:rsidP="00C02219"/>
    <w:p w14:paraId="1E3430EF" w14:textId="451D7E7C" w:rsidR="00406930" w:rsidRDefault="00406930" w:rsidP="00C02219"/>
    <w:p w14:paraId="178A4167" w14:textId="2712EDE6" w:rsidR="00406930" w:rsidRDefault="00406930" w:rsidP="00C02219"/>
    <w:p w14:paraId="45284489" w14:textId="77777777" w:rsidR="00406930" w:rsidRPr="00692176" w:rsidRDefault="00406930" w:rsidP="00C02219"/>
    <w:p w14:paraId="07999C71" w14:textId="4B117753" w:rsidR="00812E39" w:rsidRDefault="00812E39" w:rsidP="00812E39">
      <w:pPr>
        <w:pStyle w:val="Heading1"/>
      </w:pPr>
      <w:bookmarkStart w:id="10" w:name="_Toc35866779"/>
      <w:r>
        <w:lastRenderedPageBreak/>
        <w:t>Chapter 2 – Literature Review</w:t>
      </w:r>
      <w:bookmarkEnd w:id="10"/>
    </w:p>
    <w:p w14:paraId="0A08CEF8" w14:textId="77777777" w:rsidR="00DC11B1" w:rsidRDefault="00DC11B1" w:rsidP="00DC11B1">
      <w:pPr>
        <w:pStyle w:val="Heading2"/>
        <w:rPr>
          <w:lang w:eastAsia="en-GB"/>
        </w:rPr>
      </w:pPr>
      <w:bookmarkStart w:id="11" w:name="_Toc35866780"/>
      <w:r w:rsidRPr="002554C3">
        <w:rPr>
          <w:lang w:eastAsia="en-GB"/>
        </w:rPr>
        <w:t>2.1 Introduction</w:t>
      </w:r>
      <w:bookmarkEnd w:id="11"/>
    </w:p>
    <w:p w14:paraId="2611CF94" w14:textId="3D7FF0B0" w:rsidR="00E42E73" w:rsidRPr="00E42E73" w:rsidRDefault="00AB46F0" w:rsidP="00E63E46">
      <w:pPr>
        <w:rPr>
          <w:color w:val="FF0000"/>
        </w:rPr>
      </w:pPr>
      <w:r w:rsidRPr="00AB46F0">
        <w:t>This chapter investigates the previous work that has been proposed to ensure</w:t>
      </w:r>
      <w:r w:rsidR="00406930">
        <w:t>,</w:t>
      </w:r>
      <w:r w:rsidRPr="00AB46F0">
        <w:t xml:space="preserve"> effective care is given to patients and new forms of technology that could be employed to manage this effective care.</w:t>
      </w:r>
      <w:r>
        <w:rPr>
          <w:color w:val="FF0000"/>
        </w:rPr>
        <w:t xml:space="preserve"> </w:t>
      </w:r>
      <w:r w:rsidRPr="00AB46F0">
        <w:t>T</w:t>
      </w:r>
      <w:r w:rsidR="00E42E73" w:rsidRPr="00AB46F0">
        <w:t>he purpose of this chapter is to consider the key findings of existing literature in this area and</w:t>
      </w:r>
      <w:r w:rsidRPr="00AB46F0">
        <w:t xml:space="preserve"> </w:t>
      </w:r>
      <w:r w:rsidR="00E42E73" w:rsidRPr="00AB46F0">
        <w:t xml:space="preserve">how this thesis will build upon/ contribute to this area. </w:t>
      </w:r>
    </w:p>
    <w:p w14:paraId="1F359D5A" w14:textId="77777777" w:rsidR="00E42E73" w:rsidRDefault="00E42E73" w:rsidP="00E63E46"/>
    <w:p w14:paraId="1E13A239" w14:textId="716D1E7F" w:rsidR="00351EC6" w:rsidRDefault="00AB46F0" w:rsidP="00E63E46">
      <w:pPr>
        <w:rPr>
          <w:color w:val="FF0000"/>
        </w:rPr>
      </w:pPr>
      <w:r>
        <w:t xml:space="preserve">Former studies have considered the way in which readings have been taken from patients and how these readings are; stored, processed, analysed and displayed to medical professionals. </w:t>
      </w:r>
      <w:r w:rsidR="61E7D7EB">
        <w:t xml:space="preserve">Many of the methods that are used to collect data from patients have not been updated for </w:t>
      </w:r>
      <w:r w:rsidR="00351EC6">
        <w:t>decades.</w:t>
      </w:r>
      <w:r w:rsidR="00286004">
        <w:t xml:space="preserve"> </w:t>
      </w:r>
      <w:r>
        <w:t>For example, in a study exploring the reliability of clinical systems in the UK NHS, author (year) argued that “Reported</w:t>
      </w:r>
      <w:r w:rsidRPr="000E3707">
        <w:t xml:space="preserve"> </w:t>
      </w:r>
      <w:r w:rsidR="000E3707" w:rsidRPr="000E3707">
        <w:t>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61E7D7EB" w:rsidRPr="00351EC6">
        <w:rPr>
          <w:color w:val="FF0000"/>
        </w:rPr>
        <w:t xml:space="preserve"> </w:t>
      </w:r>
    </w:p>
    <w:p w14:paraId="2654652F" w14:textId="77777777" w:rsidR="00E42E73" w:rsidRDefault="00E42E73" w:rsidP="00E63E46"/>
    <w:p w14:paraId="69B015FA" w14:textId="28427462" w:rsidR="008D4E19" w:rsidRDefault="00185EE5" w:rsidP="00E63E46">
      <w:r>
        <w:t>When measuring a person’s health much of the process involves medical supervision, largely through simple readings such as heart rate, temperature, weight and blood pressure</w:t>
      </w:r>
      <w:r w:rsidR="61E7D7EB" w:rsidRPr="00351EC6">
        <w:t xml:space="preserve">. Most of the readings can be taken through new technologies such as smart phones and internet of things devices. </w:t>
      </w:r>
      <w:r>
        <w:t xml:space="preserve">Smart phones, in particular, contain many built in sensors which can take a plentiful supply of readings from patients without the need of a medical professional to be </w:t>
      </w:r>
      <w:r w:rsidR="00406930">
        <w:t>present.</w:t>
      </w:r>
      <w:r w:rsidR="00406930" w:rsidRPr="00351EC6">
        <w:t xml:space="preserve"> These</w:t>
      </w:r>
      <w:r w:rsidR="61E7D7EB" w:rsidRPr="00351EC6">
        <w:t xml:space="preserve"> tests could be extended and upgraded to provide extra care for patients suffering with degenerative mental health conditions, </w:t>
      </w:r>
      <w:r w:rsidR="00351EC6" w:rsidRPr="00351EC6">
        <w:t>using</w:t>
      </w:r>
      <w:r w:rsidR="61E7D7EB" w:rsidRPr="00351EC6">
        <w:t xml:space="preserve"> the previously mentioned sensors within IoT devices and smart phones.</w:t>
      </w:r>
      <w:r w:rsidR="008A6683">
        <w:t xml:space="preserve"> </w:t>
      </w:r>
    </w:p>
    <w:p w14:paraId="1F3056F7" w14:textId="77777777" w:rsidR="008D4E19" w:rsidRDefault="008D4E19" w:rsidP="00E63E46"/>
    <w:p w14:paraId="3F7A25AB" w14:textId="12018A2A" w:rsidR="008A6683" w:rsidRDefault="00185EE5" w:rsidP="00E63E46">
      <w:r>
        <w:t>Therefore,</w:t>
      </w:r>
      <w:r w:rsidR="008A6683">
        <w:t xml:space="preserve"> the three main areas that </w:t>
      </w:r>
      <w:r w:rsidR="00F54D74">
        <w:t>are being</w:t>
      </w:r>
      <w:r w:rsidR="008A6683">
        <w:t xml:space="preserve"> targeted are the NH</w:t>
      </w:r>
      <w:r w:rsidR="008D4E19">
        <w:t xml:space="preserve"> and </w:t>
      </w:r>
      <w:r w:rsidR="008A6683">
        <w:t>data collection within the NHS and the basics about IoT devices and smart phones.</w:t>
      </w:r>
    </w:p>
    <w:p w14:paraId="75CB9CAF" w14:textId="22522302" w:rsidR="00DC11B1" w:rsidRDefault="00DC11B1" w:rsidP="00DC11B1">
      <w:pPr>
        <w:pStyle w:val="Heading2"/>
        <w:rPr>
          <w:lang w:eastAsia="en-GB"/>
        </w:rPr>
      </w:pPr>
      <w:bookmarkStart w:id="12" w:name="_Toc35866781"/>
      <w:r w:rsidRPr="002554C3">
        <w:rPr>
          <w:lang w:eastAsia="en-GB"/>
        </w:rPr>
        <w:lastRenderedPageBreak/>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2"/>
    </w:p>
    <w:p w14:paraId="1F46D106" w14:textId="3E25FF1C" w:rsidR="00DC11B1" w:rsidRDefault="00351EC6" w:rsidP="00DF66FE">
      <w:pPr>
        <w:rPr>
          <w:lang w:eastAsia="en-GB"/>
        </w:rPr>
      </w:pPr>
      <w:r>
        <w:rPr>
          <w:lang w:eastAsia="en-GB"/>
        </w:rPr>
        <w:t>T</w:t>
      </w:r>
      <w:r w:rsidR="61E7D7EB" w:rsidRPr="61E7D7EB">
        <w:rPr>
          <w:lang w:eastAsia="en-GB"/>
        </w:rPr>
        <w:t xml:space="preserve">o take </w:t>
      </w:r>
      <w:r w:rsidR="00185EE5">
        <w:rPr>
          <w:lang w:eastAsia="en-GB"/>
        </w:rPr>
        <w:t>basic</w:t>
      </w:r>
      <w:r w:rsidR="61E7D7EB" w:rsidRPr="61E7D7EB">
        <w:rPr>
          <w:lang w:eastAsia="en-GB"/>
        </w:rPr>
        <w:t xml:space="preserv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w:t>
      </w:r>
      <w:r w:rsidR="00184215">
        <w:rPr>
          <w:lang w:eastAsia="en-GB"/>
        </w:rPr>
        <w:t xml:space="preserve">, for example during the Coronavirus pandemic it is reported by </w:t>
      </w:r>
      <w:r w:rsidR="00126B78">
        <w:rPr>
          <w:lang w:eastAsia="en-GB"/>
        </w:rPr>
        <w:t>kingsfund.org.uk</w:t>
      </w:r>
      <w:r w:rsidR="00184215">
        <w:rPr>
          <w:lang w:eastAsia="en-GB"/>
        </w:rPr>
        <w:t xml:space="preserve"> “</w:t>
      </w:r>
      <w:r w:rsidR="00126B78" w:rsidRPr="00126B78">
        <w:rPr>
          <w:lang w:eastAsia="en-GB"/>
        </w:rPr>
        <w:t>Since April 2012, the standard for elective care is for at least 92 per cent of patients to begin treatment within 18 weeks of referral. The standard was met from 2012/13 to 2015/16, though performance worsened. However, the NHS missed the standard for the full year 2016/17</w:t>
      </w:r>
      <w:r w:rsidR="00184215">
        <w:rPr>
          <w:lang w:eastAsia="en-GB"/>
        </w:rPr>
        <w:t>”</w:t>
      </w:r>
      <w:r w:rsidR="00126B78" w:rsidRPr="00126B78">
        <w:t xml:space="preserve"> </w:t>
      </w:r>
      <w:r w:rsidR="00126B78" w:rsidRPr="00126B78">
        <w:rPr>
          <w:lang w:eastAsia="en-GB"/>
        </w:rPr>
        <w:t>(</w:t>
      </w:r>
      <w:proofErr w:type="spellStart"/>
      <w:r w:rsidR="00126B78" w:rsidRPr="00126B78">
        <w:rPr>
          <w:lang w:eastAsia="en-GB"/>
        </w:rPr>
        <w:t>Anandaciva</w:t>
      </w:r>
      <w:proofErr w:type="spellEnd"/>
      <w:r w:rsidR="00126B78" w:rsidRPr="00126B78">
        <w:rPr>
          <w:lang w:eastAsia="en-GB"/>
        </w:rPr>
        <w:t xml:space="preserve"> and Thompson, 20</w:t>
      </w:r>
      <w:r w:rsidR="00126B78">
        <w:rPr>
          <w:lang w:eastAsia="en-GB"/>
        </w:rPr>
        <w:t>17</w:t>
      </w:r>
      <w:r w:rsidR="00126B78" w:rsidRPr="00126B78">
        <w:rPr>
          <w:lang w:eastAsia="en-GB"/>
        </w:rPr>
        <w:t>)</w:t>
      </w:r>
      <w:r w:rsidR="00126B78">
        <w:rPr>
          <w:lang w:eastAsia="en-GB"/>
        </w:rPr>
        <w:t>.</w:t>
      </w:r>
      <w:r w:rsidR="00185EE5" w:rsidRPr="00185EE5">
        <w:t xml:space="preserve"> </w:t>
      </w:r>
      <w:r w:rsidR="00185EE5" w:rsidRPr="001C0A38">
        <w:t>In the case of patients suffering from Parkinson’s</w:t>
      </w:r>
      <w:r w:rsidR="00185EE5">
        <w:t xml:space="preserve"> disease,</w:t>
      </w:r>
      <w:r w:rsidR="00185EE5" w:rsidRPr="001C0A38">
        <w:t xml:space="preserve"> such individuals have limited means of managing this disease independently, both medically and within their lifestyle. After diagnoses, the patient receives monthly assessments with a Doctor or a specialised Nurse, in which their tremors are assessed visually and their concerns are discussed. Following from such appointments, patients are sent home with an action plan and an appointment for the following month. However, according to the Patient website, a person with Parkinson’s should receive; Parkinson's disease nurse specialists, Physiotherapy and physical activity, Occupational therapy, Speech and language therapy and Nutritional support (Tidy, 2020).</w:t>
      </w:r>
      <w:r w:rsidR="00185EE5">
        <w:t xml:space="preserve"> </w:t>
      </w:r>
      <w:r w:rsidR="61E7D7EB">
        <w:t>Within the United Kingdom due to shortages within the NHS, the</w:t>
      </w:r>
      <w:r w:rsidR="008A6683">
        <w:t xml:space="preserve"> </w:t>
      </w:r>
      <w:r w:rsidR="61E7D7EB">
        <w:t xml:space="preserve">amount of recommended care for a single patient cannot be provided to every sufferer of Parkinson’s. </w:t>
      </w:r>
      <w:r w:rsidR="008E4279">
        <w:t>This can be linked to shortages within NHS departments, as reported by The Guardian “</w:t>
      </w:r>
      <w:r w:rsidR="008E4279" w:rsidRPr="008E4279">
        <w:t>Universities say there are already NHS staff shortages in these specialisms and without a reliable training pipeline the situation will get worse. Last month nine out of 10 hospital bosses in England said the shortage of nurses and doctors across the NHS is now so severe that patients’ health could be damaged</w:t>
      </w:r>
      <w:r w:rsidR="008E4279">
        <w:t xml:space="preserve">” </w:t>
      </w:r>
      <w:r w:rsidR="008E4279" w:rsidRPr="008E4279">
        <w:t>(</w:t>
      </w:r>
      <w:proofErr w:type="spellStart"/>
      <w:r w:rsidR="008E4279" w:rsidRPr="008E4279">
        <w:t>Fazackerley</w:t>
      </w:r>
      <w:proofErr w:type="spellEnd"/>
      <w:r w:rsidR="008E4279" w:rsidRPr="008E4279">
        <w:t>, 2019)</w:t>
      </w:r>
      <w:r w:rsidR="008E4279">
        <w:t xml:space="preserve">. </w:t>
      </w:r>
      <w:r w:rsidR="61E7D7EB">
        <w:t xml:space="preserve">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p>
    <w:p w14:paraId="41B8C8B0" w14:textId="0D703F0E" w:rsidR="006070EA" w:rsidRPr="002554C3" w:rsidRDefault="00185EE5" w:rsidP="00DF66FE">
      <w:pPr>
        <w:rPr>
          <w:ins w:id="13" w:author="Geoffrey Lund" w:date="2020-03-16T12:47:00Z"/>
          <w:lang w:eastAsia="en-GB"/>
        </w:rPr>
      </w:pPr>
      <w:r>
        <w:t xml:space="preserve">This disequilibrium between the needs of patients and the resources available suggests a need for change in the ways in which this disease and other diseases are managed. “Evidence suggests that such changes should focus upon the freeing up </w:t>
      </w:r>
      <w:r>
        <w:lastRenderedPageBreak/>
        <w:t>of resources to ensure each patient is receiving an adequate level of care and that the data collected from patients is increased in order to provide a better understanding of whether each patient’s condition is degrading or improving (back up with references.</w:t>
      </w:r>
      <w:r w:rsidRPr="61E7D7EB">
        <w:rPr>
          <w:lang w:eastAsia="en-GB"/>
        </w:rPr>
        <w:t xml:space="preserve"> </w:t>
      </w:r>
      <w:r w:rsidR="61E7D7EB" w:rsidRPr="61E7D7EB">
        <w:rPr>
          <w:lang w:eastAsia="en-GB"/>
        </w:rPr>
        <w:t xml:space="preserve">This would also prevent unnecessary hospitalisations because a more comprehensive view of a patient’s health has been gathered and a better understanding of their health has been gained. Within the clinical investigation ‘Residents: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61E7D7EB" w:rsidRPr="61E7D7EB">
        <w:rPr>
          <w:lang w:eastAsia="en-GB"/>
        </w:rPr>
        <w:t xml:space="preserve"> and a life is saved because they were hospitalised with a serious condition.</w:t>
      </w:r>
    </w:p>
    <w:p w14:paraId="566F62BA" w14:textId="0DDD85A5" w:rsidR="61E7D7EB" w:rsidRDefault="61E7D7EB" w:rsidP="61E7D7EB">
      <w:pPr>
        <w:rPr>
          <w:lang w:eastAsia="en-GB"/>
        </w:rPr>
      </w:pPr>
      <w:ins w:id="14" w:author="Geoffrey Lund" w:date="2020-03-16T12:47:00Z">
        <w:r w:rsidRPr="61E7D7EB">
          <w:rPr>
            <w:lang w:eastAsia="en-GB"/>
          </w:rPr>
          <w:t>(This makes the case for</w:t>
        </w:r>
      </w:ins>
      <w:ins w:id="15" w:author="Geoffrey Lund" w:date="2020-03-16T12:48:00Z">
        <w:r w:rsidRPr="61E7D7EB">
          <w:rPr>
            <w:lang w:eastAsia="en-GB"/>
          </w:rPr>
          <w:t xml:space="preserve"> using t</w:t>
        </w:r>
      </w:ins>
      <w:ins w:id="16" w:author="Geoffrey Lund" w:date="2020-03-16T12:47:00Z">
        <w:r w:rsidRPr="61E7D7EB">
          <w:rPr>
            <w:lang w:eastAsia="en-GB"/>
          </w:rPr>
          <w:t xml:space="preserve">echnology </w:t>
        </w:r>
      </w:ins>
      <w:r w:rsidR="00CD4825" w:rsidRPr="00CD4825">
        <w:rPr>
          <w:color w:val="FF0000"/>
          <w:u w:val="single"/>
          <w:lang w:eastAsia="en-GB"/>
        </w:rPr>
        <w:t>rather</w:t>
      </w:r>
      <w:ins w:id="17" w:author="Geoffrey Lund" w:date="2020-03-16T12:48:00Z">
        <w:r w:rsidRPr="00CD4825">
          <w:rPr>
            <w:color w:val="FF0000"/>
            <w:lang w:eastAsia="en-GB"/>
          </w:rPr>
          <w:t xml:space="preserve"> </w:t>
        </w:r>
        <w:r w:rsidRPr="61E7D7EB">
          <w:rPr>
            <w:lang w:eastAsia="en-GB"/>
          </w:rPr>
          <w:t xml:space="preserve">than </w:t>
        </w:r>
      </w:ins>
      <w:ins w:id="18" w:author="Geoffrey Lund" w:date="2020-03-16T12:47:00Z">
        <w:r w:rsidRPr="61E7D7EB">
          <w:rPr>
            <w:lang w:eastAsia="en-GB"/>
          </w:rPr>
          <w:t xml:space="preserve">medical </w:t>
        </w:r>
      </w:ins>
      <w:ins w:id="19" w:author="Geoffrey Lund" w:date="2020-03-16T12:48:00Z">
        <w:r w:rsidRPr="61E7D7EB">
          <w:rPr>
            <w:lang w:eastAsia="en-GB"/>
          </w:rPr>
          <w:t>time well. You could be more provocative and add some political aspects to this; NHS under pressure</w:t>
        </w:r>
      </w:ins>
      <w:ins w:id="20" w:author="Geoffrey Lund" w:date="2020-03-16T12:49:00Z">
        <w:r w:rsidRPr="61E7D7EB">
          <w:rPr>
            <w:lang w:eastAsia="en-GB"/>
          </w:rPr>
          <w:t>, no hope of the funding to cover all these patients, bed blocking)</w:t>
        </w:r>
      </w:ins>
    </w:p>
    <w:p w14:paraId="7ACD98EF" w14:textId="03022417" w:rsidR="00DC11B1" w:rsidRDefault="00DC11B1" w:rsidP="00DC11B1">
      <w:pPr>
        <w:pStyle w:val="Heading2"/>
        <w:rPr>
          <w:lang w:eastAsia="en-GB"/>
        </w:rPr>
      </w:pPr>
      <w:bookmarkStart w:id="21" w:name="_Toc35866782"/>
      <w:r w:rsidRPr="002554C3">
        <w:rPr>
          <w:lang w:eastAsia="en-GB"/>
        </w:rPr>
        <w:t xml:space="preserve">2.3 </w:t>
      </w:r>
      <w:bookmarkEnd w:id="21"/>
      <w:r w:rsidR="00CC291A">
        <w:rPr>
          <w:lang w:eastAsia="en-GB"/>
        </w:rPr>
        <w:t>Micro-Processors</w:t>
      </w:r>
    </w:p>
    <w:p w14:paraId="4798FCC3" w14:textId="076266CD" w:rsidR="00DF3451" w:rsidRDefault="00185EE5" w:rsidP="00DC11B1">
      <w:pPr>
        <w:rPr>
          <w:rStyle w:val="selectable"/>
          <w:color w:val="000000" w:themeColor="text1"/>
        </w:rPr>
      </w:pPr>
      <w:r>
        <w:t>Previously mentioned devices can be used to take several readings and send them to a server.</w:t>
      </w:r>
      <w:r w:rsidRPr="61E7D7EB">
        <w:rPr>
          <w:lang w:eastAsia="en-GB"/>
        </w:rPr>
        <w:t xml:space="preserve"> </w:t>
      </w:r>
      <w:r w:rsidR="61E7D7EB" w:rsidRPr="61E7D7EB">
        <w:rPr>
          <w:lang w:eastAsia="en-GB"/>
        </w:rPr>
        <w:t>One of these are IoT devices, or internet of thing</w:t>
      </w:r>
      <w:bookmarkStart w:id="22" w:name="_GoBack"/>
      <w:bookmarkEnd w:id="22"/>
      <w:r w:rsidR="61E7D7EB" w:rsidRPr="61E7D7EB">
        <w:rPr>
          <w:lang w:eastAsia="en-GB"/>
        </w:rPr>
        <w:t xml:space="preserve">s devices, </w:t>
      </w:r>
      <w:r w:rsidR="61E7D7EB" w:rsidRPr="008A6683">
        <w:rPr>
          <w:lang w:eastAsia="en-GB"/>
        </w:rPr>
        <w:t>these are micr</w:t>
      </w:r>
      <w:r w:rsidR="00DD3DBC">
        <w:rPr>
          <w:lang w:eastAsia="en-GB"/>
        </w:rPr>
        <w:t>oprocessors</w:t>
      </w:r>
      <w:r w:rsidR="61E7D7EB" w:rsidRPr="008A6683">
        <w:rPr>
          <w:lang w:eastAsia="en-GB"/>
        </w:rPr>
        <w:t xml:space="preserve"> that</w:t>
      </w:r>
      <w:r w:rsidR="61E7D7EB" w:rsidRPr="61E7D7EB">
        <w:rPr>
          <w:lang w:eastAsia="en-GB"/>
        </w:rPr>
        <w:t xml:space="preserve"> transfer data over a network to a cloud server without the need for Human-Computer or Computer-Human interaction. They carry a relatively low amount of processing power, RAM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61E7D7EB" w:rsidRPr="61E7D7EB">
        <w:rPr>
          <w:lang w:eastAsia="en-GB"/>
        </w:rPr>
        <w:t xml:space="preserve">, </w:t>
      </w:r>
      <w:bookmarkStart w:id="23" w:name="_Hlk35353654"/>
      <w:r w:rsidR="61E7D7EB" w:rsidRPr="61E7D7EB">
        <w:rPr>
          <w:lang w:eastAsia="en-GB"/>
        </w:rPr>
        <w:t>Berennis Smart Light Bulb</w:t>
      </w:r>
      <w:r w:rsidR="001E5864">
        <w:rPr>
          <w:lang w:eastAsia="en-GB"/>
        </w:rPr>
        <w:t xml:space="preserve"> </w:t>
      </w:r>
      <w:bookmarkEnd w:id="23"/>
      <w:r w:rsidR="001E5864">
        <w:rPr>
          <w:lang w:eastAsia="en-GB"/>
        </w:rPr>
        <w:t>– allows a user to change the colour and brightness of the light through an application on their phone</w:t>
      </w:r>
      <w:r w:rsidR="61E7D7EB" w:rsidRPr="61E7D7EB">
        <w:rPr>
          <w:lang w:eastAsia="en-GB"/>
        </w:rPr>
        <w:t>, Sense Energy Monitor</w:t>
      </w:r>
      <w:r w:rsidR="001E5864">
        <w:rPr>
          <w:lang w:eastAsia="en-GB"/>
        </w:rPr>
        <w:t xml:space="preserve"> – a device that is installed into a home’s electrical panel to provide insight into energy usage within that home</w:t>
      </w:r>
      <w:r w:rsidR="61E7D7EB" w:rsidRPr="61E7D7EB">
        <w:rPr>
          <w:lang w:eastAsia="en-GB"/>
        </w:rPr>
        <w:t xml:space="preserve"> </w:t>
      </w:r>
      <w:r w:rsidR="001E5864">
        <w:rPr>
          <w:lang w:eastAsia="en-GB"/>
        </w:rPr>
        <w:t>through the use of mobile and we</w:t>
      </w:r>
      <w:r w:rsidR="004D16C5">
        <w:rPr>
          <w:lang w:eastAsia="en-GB"/>
        </w:rPr>
        <w:t>b</w:t>
      </w:r>
      <w:r w:rsidR="001E5864">
        <w:rPr>
          <w:lang w:eastAsia="en-GB"/>
        </w:rPr>
        <w:t xml:space="preserve"> applications </w:t>
      </w:r>
      <w:r w:rsidR="61E7D7EB" w:rsidRPr="61E7D7EB">
        <w:rPr>
          <w:rStyle w:val="selectable"/>
          <w:color w:val="000000" w:themeColor="text1"/>
        </w:rPr>
        <w:t>(Mishra, 2020</w:t>
      </w:r>
      <w:r w:rsidR="001E5864">
        <w:rPr>
          <w:rStyle w:val="selectable"/>
          <w:color w:val="000000" w:themeColor="text1"/>
        </w:rPr>
        <w:t>).</w:t>
      </w:r>
      <w:r w:rsidR="61E7D7EB" w:rsidRPr="61E7D7EB">
        <w:rPr>
          <w:rStyle w:val="selectable"/>
          <w:color w:val="000000" w:themeColor="text1"/>
        </w:rPr>
        <w:t xml:space="preserve"> These devices </w:t>
      </w:r>
      <w:r w:rsidR="001E5864" w:rsidRPr="61E7D7EB">
        <w:rPr>
          <w:rStyle w:val="selectable"/>
          <w:color w:val="000000" w:themeColor="text1"/>
        </w:rPr>
        <w:t>can</w:t>
      </w:r>
      <w:r w:rsidR="61E7D7EB" w:rsidRPr="61E7D7EB">
        <w:rPr>
          <w:rStyle w:val="selectable"/>
          <w:color w:val="000000" w:themeColor="text1"/>
        </w:rPr>
        <w:t xml:space="preserve"> send and receive data from a server, the server usually acts on data based upon a user entering an input or a sudden change in the data </w:t>
      </w:r>
      <w:r w:rsidR="61E7D7EB" w:rsidRPr="61E7D7EB">
        <w:rPr>
          <w:rStyle w:val="selectable"/>
          <w:color w:val="000000" w:themeColor="text1"/>
        </w:rPr>
        <w:lastRenderedPageBreak/>
        <w:t xml:space="preserve">being received by the server. These </w:t>
      </w:r>
      <w:r w:rsidR="00AB46F0">
        <w:rPr>
          <w:rStyle w:val="selectable"/>
          <w:color w:val="000000" w:themeColor="text1"/>
        </w:rPr>
        <w:t>technologies</w:t>
      </w:r>
      <w:r w:rsidR="61E7D7EB" w:rsidRPr="61E7D7EB">
        <w:rPr>
          <w:rStyle w:val="selectable"/>
          <w:color w:val="000000" w:themeColor="text1"/>
        </w:rPr>
        <w:t xml:space="preserve"> (as can be seen from the previous examples) can be programmed and have sensors added to them to provide different functionality for the user and send different kinds of data to a server. </w:t>
      </w:r>
    </w:p>
    <w:p w14:paraId="684A8818" w14:textId="77777777" w:rsidR="00DF3451" w:rsidRDefault="00DF3451" w:rsidP="00DC11B1">
      <w:pPr>
        <w:rPr>
          <w:rStyle w:val="selectable"/>
          <w:color w:val="000000" w:themeColor="text1"/>
        </w:rPr>
      </w:pPr>
    </w:p>
    <w:p w14:paraId="612F4BD1" w14:textId="0D261A27" w:rsidR="009009E0" w:rsidRDefault="61E7D7EB" w:rsidP="00DC11B1">
      <w:r w:rsidRPr="61E7D7EB">
        <w:rPr>
          <w:rStyle w:val="selectable"/>
          <w:color w:val="000000" w:themeColor="text1"/>
        </w:rPr>
        <w:t>If this technology is applied in a medical sense, the NHS has</w:t>
      </w:r>
      <w:r w:rsidR="008A6683">
        <w:rPr>
          <w:rStyle w:val="selectable"/>
          <w:color w:val="000000" w:themeColor="text1"/>
        </w:rPr>
        <w:t xml:space="preserve"> </w:t>
      </w:r>
      <w:r w:rsidRPr="61E7D7EB">
        <w:rPr>
          <w:rStyle w:val="selectable"/>
          <w:color w:val="000000" w:themeColor="text1"/>
        </w:rPr>
        <w:t>put IoT devices through a rigorous testing phase</w:t>
      </w:r>
      <w:r w:rsidR="00DF3451">
        <w:rPr>
          <w:rStyle w:val="selectable"/>
          <w:color w:val="000000" w:themeColor="text1"/>
        </w:rPr>
        <w:t>:</w:t>
      </w:r>
      <w:r w:rsidRPr="61E7D7EB">
        <w:rPr>
          <w:rStyle w:val="selectable"/>
          <w:color w:val="000000" w:themeColor="text1"/>
        </w:rPr>
        <w:t xml:space="preserve"> </w:t>
      </w:r>
      <w:r>
        <w:t xml:space="preserve">“As part of an initiative to set up testbeds to pilot new technologies in the health service, NHS England and the Department of Health has 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568A27CF" w14:textId="77777777" w:rsidR="00DF3451" w:rsidRDefault="00DF3451" w:rsidP="00DC11B1"/>
    <w:p w14:paraId="1B682EF9" w14:textId="0AB4BF39" w:rsidR="00193F7D" w:rsidRDefault="007C3284" w:rsidP="00DC11B1">
      <w:r>
        <w:t>The functionality of an IoT device is simplistic</w:t>
      </w:r>
      <w:r w:rsidR="00DF3451">
        <w:t>:</w:t>
      </w:r>
      <w:r>
        <w:t xml:space="preserve">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2FDBDCA6">
            <wp:extent cx="4184583" cy="23583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221944" cy="2379446"/>
                    </a:xfrm>
                    <a:prstGeom prst="rect">
                      <a:avLst/>
                    </a:prstGeom>
                    <a:ln>
                      <a:noFill/>
                    </a:ln>
                    <a:extLst>
                      <a:ext uri="{53640926-AAD7-44D8-BBD7-CCE9431645EC}">
                        <a14:shadowObscured xmlns:a14="http://schemas.microsoft.com/office/drawing/2010/main"/>
                      </a:ext>
                    </a:extLst>
                  </pic:spPr>
                </pic:pic>
              </a:graphicData>
            </a:graphic>
          </wp:inline>
        </w:drawing>
      </w:r>
    </w:p>
    <w:p w14:paraId="58123C40" w14:textId="7AC03579" w:rsidR="00DC11B1" w:rsidRDefault="00DC11B1" w:rsidP="00DC11B1">
      <w:pPr>
        <w:pStyle w:val="Heading2"/>
        <w:rPr>
          <w:lang w:eastAsia="en-GB"/>
        </w:rPr>
      </w:pPr>
      <w:bookmarkStart w:id="24" w:name="_Toc35866783"/>
      <w:r w:rsidRPr="002554C3">
        <w:rPr>
          <w:lang w:eastAsia="en-GB"/>
        </w:rPr>
        <w:lastRenderedPageBreak/>
        <w:t xml:space="preserve">2.4 </w:t>
      </w:r>
      <w:bookmarkEnd w:id="24"/>
      <w:r w:rsidR="00747068">
        <w:rPr>
          <w:lang w:eastAsia="en-GB"/>
        </w:rPr>
        <w:t>Mobile Applications</w:t>
      </w:r>
    </w:p>
    <w:p w14:paraId="395752AB" w14:textId="2A3AB04C" w:rsidR="00DF3451" w:rsidRDefault="00AB46F0" w:rsidP="00DC11B1">
      <w:pPr>
        <w:rPr>
          <w:lang w:eastAsia="en-GB"/>
        </w:rPr>
      </w:pPr>
      <w:r>
        <w:t>As well as IoT devices, a further device</w:t>
      </w:r>
      <w:r w:rsidRPr="61E7D7EB">
        <w:rPr>
          <w:lang w:eastAsia="en-GB"/>
        </w:rPr>
        <w:t xml:space="preserve"> </w:t>
      </w:r>
      <w:r w:rsidR="61E7D7EB" w:rsidRPr="61E7D7EB">
        <w:rPr>
          <w:lang w:eastAsia="en-GB"/>
        </w:rPr>
        <w:t xml:space="preserve">that </w:t>
      </w:r>
      <w:r w:rsidR="61E7D7EB" w:rsidRPr="001E5864">
        <w:rPr>
          <w:lang w:eastAsia="en-GB"/>
        </w:rPr>
        <w:t xml:space="preserve">can be used in this context and has a </w:t>
      </w:r>
      <w:r w:rsidR="61E7D7EB" w:rsidRPr="61E7D7EB">
        <w:rPr>
          <w:lang w:eastAsia="en-GB"/>
        </w:rPr>
        <w:t xml:space="preserve">quantity of highly sensitive sensors, are </w:t>
      </w:r>
      <w:r w:rsidR="008F56A0">
        <w:rPr>
          <w:lang w:eastAsia="en-GB"/>
        </w:rPr>
        <w:t xml:space="preserve">Smart </w:t>
      </w:r>
      <w:r w:rsidR="61E7D7EB" w:rsidRPr="61E7D7EB">
        <w:rPr>
          <w:lang w:eastAsia="en-GB"/>
        </w:rPr>
        <w:t xml:space="preserve">Phones. These have the advantage over IoT devices, that they are widely used and </w:t>
      </w:r>
      <w:r w:rsidR="001E5864" w:rsidRPr="61E7D7EB">
        <w:rPr>
          <w:lang w:eastAsia="en-GB"/>
        </w:rPr>
        <w:t>most of</w:t>
      </w:r>
      <w:r w:rsidR="61E7D7EB"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61E7D7EB"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61E7D7EB" w:rsidRPr="61E7D7EB">
        <w:rPr>
          <w:lang w:eastAsia="en-GB"/>
        </w:rPr>
        <w:t xml:space="preserve"> to send or receive data from a server. </w:t>
      </w:r>
      <w:r w:rsidR="61E7D7EB" w:rsidRPr="00286004">
        <w:rPr>
          <w:lang w:eastAsia="en-GB"/>
        </w:rPr>
        <w:t>Receiving data anywhere</w:t>
      </w:r>
      <w:r w:rsidR="00286004">
        <w:rPr>
          <w:lang w:eastAsia="en-GB"/>
        </w:rPr>
        <w:t>, allows a User to keep</w:t>
      </w:r>
      <w:r w:rsidR="61E7D7EB"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about their ailments and a Doctor </w:t>
      </w:r>
      <w:r w:rsidR="00F54D74">
        <w:rPr>
          <w:lang w:eastAsia="en-GB"/>
        </w:rPr>
        <w:t>can</w:t>
      </w:r>
      <w:r w:rsidR="61E7D7EB" w:rsidRPr="61E7D7EB">
        <w:rPr>
          <w:lang w:eastAsia="en-GB"/>
        </w:rPr>
        <w:t xml:space="preserve"> send different courses of action or treatments. The technology has been widely successful due to the instantaneous nature of Mobile Phones and the quality of the cameras, microphones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p>
    <w:p w14:paraId="5A9116A6" w14:textId="77777777" w:rsidR="00DF3451" w:rsidRDefault="00DF3451" w:rsidP="00DC11B1">
      <w:pPr>
        <w:rPr>
          <w:lang w:eastAsia="en-GB"/>
        </w:rPr>
      </w:pPr>
    </w:p>
    <w:p w14:paraId="4E9E4E19" w14:textId="2FC41FC4" w:rsidR="00DC11B1" w:rsidRDefault="61E7D7EB" w:rsidP="00D05473">
      <w:pPr>
        <w:rPr>
          <w:lang w:eastAsia="en-GB"/>
        </w:rPr>
      </w:pPr>
      <w:r w:rsidRPr="61E7D7EB">
        <w:rPr>
          <w:lang w:eastAsia="en-GB"/>
        </w:rPr>
        <w:t xml:space="preserve">As previously mentioned, the quality of the sensors within mobile phones are incredibly sensitive and can detect the smallest changes in movement, heat.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D05473">
        <w:rPr>
          <w:lang w:eastAsia="en-GB"/>
        </w:rPr>
        <w:t xml:space="preserve"> An example of this is from the report conducted by the Scientific Group, where their conclusions stated “</w:t>
      </w:r>
      <w:r w:rsidR="00D05473">
        <w:rPr>
          <w:lang w:eastAsia="en-GB"/>
        </w:rPr>
        <w:t xml:space="preserve">Location based alarm and access </w:t>
      </w:r>
      <w:r w:rsidR="00D05473">
        <w:rPr>
          <w:lang w:eastAsia="en-GB"/>
        </w:rPr>
        <w:lastRenderedPageBreak/>
        <w:t>control technology can</w:t>
      </w:r>
      <w:r w:rsidR="00D05473">
        <w:rPr>
          <w:lang w:eastAsia="en-GB"/>
        </w:rPr>
        <w:t xml:space="preserve"> </w:t>
      </w:r>
      <w:r w:rsidR="00D05473">
        <w:rPr>
          <w:lang w:eastAsia="en-GB"/>
        </w:rPr>
        <w:t>have a positive impact on the lives of elderly persons suffering from dementia. When chosen appropriately, technology</w:t>
      </w:r>
      <w:r w:rsidR="00D05473">
        <w:rPr>
          <w:lang w:eastAsia="en-GB"/>
        </w:rPr>
        <w:t xml:space="preserve"> </w:t>
      </w:r>
      <w:r w:rsidR="00D05473">
        <w:rPr>
          <w:lang w:eastAsia="en-GB"/>
        </w:rPr>
        <w:t xml:space="preserve">can help to reduce or eliminate the wandering often associated with </w:t>
      </w:r>
      <w:r w:rsidR="00D05473">
        <w:rPr>
          <w:lang w:eastAsia="en-GB"/>
        </w:rPr>
        <w:t xml:space="preserve">dementia” </w:t>
      </w:r>
      <w:r w:rsidR="00D05473" w:rsidRPr="00D05473">
        <w:t>(</w:t>
      </w:r>
      <w:proofErr w:type="spellStart"/>
      <w:r w:rsidR="00D05473" w:rsidRPr="00D05473">
        <w:rPr>
          <w:lang w:eastAsia="en-GB"/>
        </w:rPr>
        <w:t>Perälä</w:t>
      </w:r>
      <w:proofErr w:type="spellEnd"/>
      <w:r w:rsidR="00D05473" w:rsidRPr="00D05473">
        <w:rPr>
          <w:lang w:eastAsia="en-GB"/>
        </w:rPr>
        <w:t xml:space="preserve">, </w:t>
      </w:r>
      <w:proofErr w:type="spellStart"/>
      <w:r w:rsidR="00D05473" w:rsidRPr="00D05473">
        <w:rPr>
          <w:lang w:eastAsia="en-GB"/>
        </w:rPr>
        <w:t>Mäkelä</w:t>
      </w:r>
      <w:proofErr w:type="spellEnd"/>
      <w:r w:rsidR="00D05473" w:rsidRPr="00D05473">
        <w:rPr>
          <w:lang w:eastAsia="en-GB"/>
        </w:rPr>
        <w:t xml:space="preserve">, </w:t>
      </w:r>
      <w:proofErr w:type="spellStart"/>
      <w:r w:rsidR="00D05473" w:rsidRPr="00D05473">
        <w:rPr>
          <w:lang w:eastAsia="en-GB"/>
        </w:rPr>
        <w:t>Salmenaho</w:t>
      </w:r>
      <w:proofErr w:type="spellEnd"/>
      <w:r w:rsidR="00D05473" w:rsidRPr="00D05473">
        <w:rPr>
          <w:lang w:eastAsia="en-GB"/>
        </w:rPr>
        <w:t xml:space="preserve"> and Latvala, 2013)</w:t>
      </w:r>
      <w:r w:rsidR="00D05473">
        <w:rPr>
          <w:lang w:eastAsia="en-GB"/>
        </w:rPr>
        <w:t>.</w:t>
      </w:r>
      <w:r w:rsidR="00286004">
        <w:rPr>
          <w:lang w:eastAsia="en-GB"/>
        </w:rPr>
        <w:t xml:space="preserve"> </w:t>
      </w:r>
      <w:r w:rsidR="00AB46F0">
        <w:t>Furthermore, mobile applications can communicate with servers which allows for further communication between a web page and a smart phone. This permits users to manage data entered onto a mobile application and user data or content within the application. This also works to provide a failsafe is a user forgets their login data</w:t>
      </w:r>
      <w:r w:rsidR="00AB46F0">
        <w:rPr>
          <w:lang w:eastAsia="en-GB"/>
        </w:rPr>
        <w:t xml:space="preserve">.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bookmarkStart w:id="25" w:name="_Toc35866784"/>
      <w:r w:rsidRPr="002554C3">
        <w:rPr>
          <w:lang w:eastAsia="en-GB"/>
        </w:rPr>
        <w:t>2.5 Summary</w:t>
      </w:r>
      <w:bookmarkEnd w:id="25"/>
      <w:r w:rsidRPr="002554C3">
        <w:rPr>
          <w:lang w:eastAsia="en-GB"/>
        </w:rPr>
        <w:t xml:space="preserve"> </w:t>
      </w:r>
    </w:p>
    <w:p w14:paraId="2C994C59" w14:textId="294BB4A0" w:rsidR="00297382" w:rsidRDefault="00AB46F0" w:rsidP="00440542">
      <w:r>
        <w:t xml:space="preserve">This literature review has analysed trends and common practices of technologies used both within and out with the NHS. </w:t>
      </w:r>
      <w:r w:rsidR="00E14494">
        <w:t xml:space="preserve">With what has been discovered through the research conducted, </w:t>
      </w:r>
      <w:r w:rsidR="00DE295C">
        <w:t>IoT</w:t>
      </w:r>
      <w:r w:rsidR="00E14494">
        <w:t xml:space="preserve">, smart phones, website applications and a </w:t>
      </w:r>
      <w:r w:rsidR="00DE295C">
        <w:t>s</w:t>
      </w:r>
      <w:r w:rsidR="00E14494">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w:t>
      </w:r>
      <w:r>
        <w:t>condition.</w:t>
      </w:r>
      <w:r w:rsidR="00DE295C">
        <w:t xml:space="preserve">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9B824E9" w14:textId="0327BCA0" w:rsidR="00812E39" w:rsidRDefault="00812E39" w:rsidP="00812E39">
      <w:pPr>
        <w:pStyle w:val="Heading1"/>
      </w:pPr>
      <w:bookmarkStart w:id="26" w:name="_Toc35866785"/>
      <w:r>
        <w:lastRenderedPageBreak/>
        <w:t>Chapter 3 – Methodology</w:t>
      </w:r>
      <w:bookmarkEnd w:id="26"/>
    </w:p>
    <w:p w14:paraId="01790FC8" w14:textId="2EDD7D6D" w:rsidR="004570E9" w:rsidRDefault="004570E9" w:rsidP="004570E9">
      <w:r>
        <w:t xml:space="preserve">Within this Methodology chapter, an explanation of the processes involved in the development of this project </w:t>
      </w:r>
      <w:r w:rsidR="00F54D74">
        <w:t>is</w:t>
      </w:r>
      <w:r>
        <w:t xml:space="preserve"> be given. As well as, the justification for these processes. Techniques such as System Diagrams, Test-Driven Development, Surveys and qualitative Interviews </w:t>
      </w:r>
      <w:r w:rsidR="00F54D74">
        <w:t>are</w:t>
      </w:r>
      <w:r>
        <w:t xml:space="preserve"> discussed to show exactly how this project was birthed. The project followed a somewhat Waterfall development process, following the </w:t>
      </w:r>
      <w:r w:rsidR="00DE295C">
        <w:t>classic,</w:t>
      </w:r>
      <w:r>
        <w:t xml:space="preserve">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bookmarkStart w:id="27" w:name="_Toc35866786"/>
      <w:r>
        <w:t>3.1 Project Overview</w:t>
      </w:r>
      <w:bookmarkEnd w:id="27"/>
    </w:p>
    <w:p w14:paraId="083A2D07" w14:textId="6969D17F" w:rsidR="004570E9" w:rsidRDefault="004570E9" w:rsidP="004570E9">
      <w:r>
        <w:t>In Lehman’s terms, this project look</w:t>
      </w:r>
      <w:r w:rsidR="00F54D74">
        <w:t>s</w:t>
      </w:r>
      <w:r>
        <w:t xml:space="preserve"> to build a system that tracks different health measures of a patient. These measurements </w:t>
      </w:r>
      <w:r w:rsidR="00DE295C">
        <w:t>include,</w:t>
      </w:r>
      <w:r>
        <w:t xml:space="preserve"> heart rate, blood pressure, body mass and patient temperature. These measures </w:t>
      </w:r>
      <w:r w:rsidR="00F54D74">
        <w:t>are</w:t>
      </w:r>
      <w:r>
        <w:t xml:space="preserve"> be coupled with the hand shaking test developed as well. These measures </w:t>
      </w:r>
      <w:r w:rsidR="00F54D74">
        <w:t>are</w:t>
      </w:r>
      <w:r>
        <w:t xml:space="preserve"> sent to a server where they </w:t>
      </w:r>
      <w:r w:rsidR="00F54D74">
        <w:t>are</w:t>
      </w:r>
      <w:r>
        <w:t xml:space="preserve"> stored and presented to medical professionals in graphical format, this allow</w:t>
      </w:r>
      <w:r w:rsidR="00F54D74">
        <w:t>s</w:t>
      </w:r>
      <w:r>
        <w:t xml:space="preserve"> the medical professionals to gain a better idea of patient degradation or improvement. The readings </w:t>
      </w:r>
      <w:r w:rsidR="00F54D74">
        <w:t>are</w:t>
      </w:r>
      <w:r>
        <w:t xml:space="preserve"> taken by sensors on a mobile phone, such as the accelerometer for </w:t>
      </w:r>
      <w:r w:rsidR="00F32364">
        <w:t xml:space="preserve">measuring the intensity of handshakes, for patients with Parkinson’s. A simple memory game to plot a value for the patient’s </w:t>
      </w:r>
      <w:r w:rsidR="00DE295C">
        <w:t>wellbeing</w:t>
      </w:r>
      <w:r w:rsidR="00F32364">
        <w:t xml:space="preserve"> in terms of the detection and monitoring of Dementia. These </w:t>
      </w:r>
      <w:r w:rsidR="00F54D74">
        <w:t>are</w:t>
      </w:r>
      <w:r w:rsidR="00F32364">
        <w:t xml:space="preserve"> all done on a mobile phone. Not everyone in the United Kingdom ha a mobile phone, so an IoT device </w:t>
      </w:r>
      <w:r w:rsidR="00F54D74">
        <w:t>is</w:t>
      </w:r>
      <w:r w:rsidR="00F32364">
        <w:t xml:space="preserve"> setup and use</w:t>
      </w:r>
      <w:r w:rsidR="00F54D74">
        <w:t>s</w:t>
      </w:r>
      <w:r w:rsidR="00F32364">
        <w:t xml:space="preserve"> a health kit to take simple measurements (this device </w:t>
      </w:r>
      <w:r w:rsidR="00F54D74">
        <w:t>cann</w:t>
      </w:r>
      <w:r w:rsidR="00F32364">
        <w:t xml:space="preserve">ot conduct the Dementia or Parkinson’s measurements). The medical professionals take </w:t>
      </w:r>
      <w:r w:rsidR="00410966">
        <w:t>all</w:t>
      </w:r>
      <w:r w:rsidR="00F32364">
        <w:t xml:space="preserve"> the data that has been posted to the server and allow medical professionals to select patients and see their results, while communicating advice to patients and send messages/advice to individual patients.    </w:t>
      </w:r>
      <w:r>
        <w:t xml:space="preserve"> </w:t>
      </w:r>
    </w:p>
    <w:p w14:paraId="174A3908" w14:textId="157AA893" w:rsidR="00A51038" w:rsidRDefault="00A51038" w:rsidP="004570E9"/>
    <w:p w14:paraId="1DA1B984" w14:textId="34C89738" w:rsidR="00A51038" w:rsidRDefault="00A51038" w:rsidP="004570E9"/>
    <w:p w14:paraId="0E5E0C73" w14:textId="77777777" w:rsidR="00500217" w:rsidRPr="004570E9" w:rsidRDefault="00500217" w:rsidP="004570E9"/>
    <w:p w14:paraId="3BD6F9D2" w14:textId="27AA104B" w:rsidR="002851EC" w:rsidRDefault="004570E9" w:rsidP="002851EC">
      <w:pPr>
        <w:pStyle w:val="Heading2"/>
      </w:pPr>
      <w:bookmarkStart w:id="28" w:name="_Toc35866787"/>
      <w:r>
        <w:lastRenderedPageBreak/>
        <w:t xml:space="preserve">3.2 </w:t>
      </w:r>
      <w:r w:rsidR="002851EC">
        <w:t>Analysis</w:t>
      </w:r>
      <w:bookmarkEnd w:id="28"/>
    </w:p>
    <w:p w14:paraId="423FE450" w14:textId="4A01818C" w:rsidR="00500217" w:rsidRP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3D9792C3" w14:textId="46D2F613" w:rsidR="00500217" w:rsidRPr="00500217" w:rsidRDefault="00500217" w:rsidP="00500217">
      <w:pPr>
        <w:pStyle w:val="Heading3"/>
      </w:pPr>
      <w:bookmarkStart w:id="29" w:name="_Toc35866788"/>
      <w:r>
        <w:t>Aims &amp; Objectives</w:t>
      </w:r>
      <w:bookmarkEnd w:id="29"/>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lastRenderedPageBreak/>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lastRenderedPageBreak/>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09C4321A" w:rsidR="00472A13" w:rsidRDefault="00472A13" w:rsidP="00500217"/>
    <w:p w14:paraId="5B1AF358" w14:textId="4892F6CB" w:rsidR="00472A13" w:rsidRDefault="00472A13" w:rsidP="00472A13">
      <w:pPr>
        <w:pStyle w:val="Heading3"/>
      </w:pPr>
      <w:bookmarkStart w:id="30" w:name="_Toc35866789"/>
      <w:r>
        <w:lastRenderedPageBreak/>
        <w:t>Functional &amp; Non-Functional Requirements</w:t>
      </w:r>
      <w:bookmarkEnd w:id="30"/>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4410FD1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20C685E1" w14:textId="09F896BE" w:rsidR="00BD3912" w:rsidRPr="00241718" w:rsidRDefault="00BD3912" w:rsidP="00BD3912">
            <w:pPr>
              <w:rPr>
                <w:b w:val="0"/>
                <w:color w:val="000000" w:themeColor="text1"/>
              </w:rPr>
            </w:pPr>
            <w:r>
              <w:rPr>
                <w:b w:val="0"/>
                <w:color w:val="000000" w:themeColor="text1"/>
              </w:rPr>
              <w:t>FREQ003</w:t>
            </w:r>
          </w:p>
        </w:tc>
        <w:tc>
          <w:tcPr>
            <w:tcW w:w="7492" w:type="dxa"/>
          </w:tcPr>
          <w:p w14:paraId="6964334D" w14:textId="597E30B0"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view their account information</w:t>
            </w:r>
          </w:p>
        </w:tc>
      </w:tr>
      <w:tr w:rsidR="00BD3912" w:rsidRPr="00241718" w14:paraId="13EAF88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ACA5FAD" w14:textId="608FDC05" w:rsidR="00BD3912" w:rsidRPr="00241718" w:rsidRDefault="00BD3912" w:rsidP="00BD3912">
            <w:pPr>
              <w:rPr>
                <w:b w:val="0"/>
                <w:color w:val="000000" w:themeColor="text1"/>
              </w:rPr>
            </w:pPr>
            <w:r>
              <w:rPr>
                <w:b w:val="0"/>
                <w:color w:val="000000" w:themeColor="text1"/>
              </w:rPr>
              <w:t>FREQ004</w:t>
            </w:r>
          </w:p>
        </w:tc>
        <w:tc>
          <w:tcPr>
            <w:tcW w:w="7492" w:type="dxa"/>
          </w:tcPr>
          <w:p w14:paraId="5020C323" w14:textId="225037F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modify their account information</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3DE6F69E" w:rsidR="00BD3912" w:rsidRPr="00241718" w:rsidRDefault="00BD3912" w:rsidP="00BD3912">
            <w:pPr>
              <w:rPr>
                <w:b w:val="0"/>
                <w:color w:val="000000" w:themeColor="text1"/>
              </w:rPr>
            </w:pPr>
            <w:r>
              <w:rPr>
                <w:b w:val="0"/>
                <w:color w:val="000000" w:themeColor="text1"/>
              </w:rPr>
              <w:t>FREQ005</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09312862" w:rsidR="00BD3912" w:rsidRPr="00241718" w:rsidRDefault="00BD3912" w:rsidP="00BD3912">
            <w:pPr>
              <w:rPr>
                <w:b w:val="0"/>
                <w:color w:val="000000" w:themeColor="text1"/>
              </w:rPr>
            </w:pPr>
            <w:r>
              <w:rPr>
                <w:b w:val="0"/>
                <w:color w:val="000000" w:themeColor="text1"/>
              </w:rPr>
              <w:t>FREQ006</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2EA039A5"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8B37610" w14:textId="25ECD196" w:rsidR="00BD3912" w:rsidRPr="00241718" w:rsidRDefault="00BD3912" w:rsidP="00BD3912">
            <w:pPr>
              <w:rPr>
                <w:b w:val="0"/>
                <w:color w:val="000000" w:themeColor="text1"/>
              </w:rPr>
            </w:pPr>
            <w:r>
              <w:rPr>
                <w:b w:val="0"/>
                <w:color w:val="000000" w:themeColor="text1"/>
              </w:rPr>
              <w:t>FREQ007</w:t>
            </w:r>
          </w:p>
        </w:tc>
        <w:tc>
          <w:tcPr>
            <w:tcW w:w="7492" w:type="dxa"/>
          </w:tcPr>
          <w:p w14:paraId="4DD63AF2" w14:textId="13036DE3"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delete their accounts</w:t>
            </w:r>
            <w:r>
              <w:rPr>
                <w:color w:val="000000" w:themeColor="text1"/>
                <w:sz w:val="20"/>
                <w:szCs w:val="20"/>
              </w:rPr>
              <w:t xml:space="preserve"> and remove all their data from the Database</w:t>
            </w:r>
          </w:p>
        </w:tc>
      </w:tr>
      <w:tr w:rsidR="00BD3912" w:rsidRPr="00241718" w14:paraId="7FE0FEF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3D03FB7" w14:textId="28642BB0" w:rsidR="00BD3912" w:rsidRDefault="00BD3912" w:rsidP="00BD3912">
            <w:pPr>
              <w:rPr>
                <w:b w:val="0"/>
                <w:color w:val="000000" w:themeColor="text1"/>
              </w:rPr>
            </w:pPr>
            <w:r>
              <w:rPr>
                <w:b w:val="0"/>
                <w:color w:val="000000" w:themeColor="text1"/>
              </w:rPr>
              <w:t>FREQ008</w:t>
            </w:r>
          </w:p>
        </w:tc>
        <w:tc>
          <w:tcPr>
            <w:tcW w:w="7492" w:type="dxa"/>
          </w:tcPr>
          <w:p w14:paraId="00094D24" w14:textId="62B59748" w:rsidR="00BD3912" w:rsidRPr="00362D6F" w:rsidRDefault="00575447"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34B21DF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A26654" w14:textId="694B74FA" w:rsidR="00575447" w:rsidRDefault="00575447" w:rsidP="00575447">
            <w:pPr>
              <w:rPr>
                <w:b w:val="0"/>
                <w:color w:val="000000" w:themeColor="text1"/>
              </w:rPr>
            </w:pPr>
            <w:r>
              <w:rPr>
                <w:b w:val="0"/>
                <w:color w:val="000000" w:themeColor="text1"/>
              </w:rPr>
              <w:t>FREQ009</w:t>
            </w:r>
          </w:p>
        </w:tc>
        <w:tc>
          <w:tcPr>
            <w:tcW w:w="7492" w:type="dxa"/>
          </w:tcPr>
          <w:p w14:paraId="1B76B95E" w14:textId="79898968" w:rsidR="00575447" w:rsidRPr="00362D6F"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contact support</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13B912F" w:rsidR="00575447" w:rsidRDefault="00575447" w:rsidP="00575447">
            <w:pPr>
              <w:rPr>
                <w:b w:val="0"/>
                <w:color w:val="000000" w:themeColor="text1"/>
              </w:rPr>
            </w:pPr>
            <w:r>
              <w:rPr>
                <w:b w:val="0"/>
                <w:color w:val="000000" w:themeColor="text1"/>
              </w:rPr>
              <w:t>FREQ010</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41BF8891" w:rsidR="00575447" w:rsidRDefault="00575447" w:rsidP="00575447">
            <w:pPr>
              <w:rPr>
                <w:b w:val="0"/>
                <w:color w:val="000000" w:themeColor="text1"/>
              </w:rPr>
            </w:pPr>
            <w:r>
              <w:rPr>
                <w:b w:val="0"/>
                <w:color w:val="000000" w:themeColor="text1"/>
              </w:rPr>
              <w:t>FREQ011</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922E7E" w:rsidRPr="00241718" w14:paraId="3865B29A"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CFF4686" w14:textId="4B0FD6F4" w:rsidR="00922E7E" w:rsidRDefault="00922E7E" w:rsidP="00575447">
            <w:pPr>
              <w:rPr>
                <w:b w:val="0"/>
                <w:color w:val="000000" w:themeColor="text1"/>
              </w:rPr>
            </w:pPr>
            <w:r>
              <w:rPr>
                <w:b w:val="0"/>
                <w:color w:val="000000" w:themeColor="text1"/>
              </w:rPr>
              <w:t>FREQ012</w:t>
            </w:r>
          </w:p>
        </w:tc>
        <w:tc>
          <w:tcPr>
            <w:tcW w:w="7492" w:type="dxa"/>
          </w:tcPr>
          <w:p w14:paraId="3841339C" w14:textId="77777777" w:rsidR="00922E7E" w:rsidRDefault="00922E7E"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BD3912" w:rsidRPr="00241718" w14:paraId="4E06145C" w14:textId="77777777" w:rsidTr="00F13DBC">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w:t>
      </w:r>
      <w:r w:rsidR="00AD3662">
        <w:lastRenderedPageBreak/>
        <w:t xml:space="preserve">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2F651793" w:rsidR="0045260F" w:rsidRDefault="00AD3662" w:rsidP="00AD3662">
      <w:r>
        <w:t xml:space="preserve">There are two main Laws that the </w:t>
      </w:r>
      <w:r w:rsidR="0045260F">
        <w:t>developer</w:t>
      </w:r>
      <w:r>
        <w:t xml:space="preserve"> respect</w:t>
      </w:r>
      <w:r w:rsidR="00F54D74">
        <w:t>ed</w:t>
      </w:r>
      <w:r>
        <w:t xml:space="preserve"> and avoid breaking at all costs the first one is the Computer Misuse Act. The develop</w:t>
      </w:r>
      <w:r w:rsidR="0045260F">
        <w:t>er has</w:t>
      </w:r>
      <w:r>
        <w:t xml:space="preserve"> </w:t>
      </w:r>
      <w:r w:rsidR="0045260F">
        <w:t>set out</w:t>
      </w:r>
      <w:r>
        <w:t xml:space="preserve"> strict rules as to what they </w:t>
      </w:r>
      <w:r w:rsidR="0045260F">
        <w:t>should be able to be done with the produced software</w:t>
      </w:r>
      <w:r>
        <w:t xml:space="preserve"> and </w:t>
      </w:r>
      <w:r w:rsidR="0045260F">
        <w:t>is</w:t>
      </w:r>
      <w:r>
        <w:t xml:space="preserve"> well informed of the risks of ‘hacking’ and leaving security issues within the code. These steps have been taken to ensure the team does not breach these laws</w:t>
      </w:r>
      <w:r w:rsidR="0045260F">
        <w:t>.</w:t>
      </w:r>
      <w:r>
        <w:t xml:space="preserve">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15AFEE49" w:rsidR="00922E7E" w:rsidRPr="00472A13" w:rsidRDefault="00AD3662" w:rsidP="00AD3662">
      <w:pPr>
        <w:pStyle w:val="Heading3"/>
      </w:pPr>
      <w:bookmarkStart w:id="31" w:name="_Toc35866790"/>
      <w:r>
        <w:t>Further Analysis</w:t>
      </w:r>
      <w:bookmarkEnd w:id="31"/>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73BEABAA"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418A5716" w14:textId="61DA7FAE" w:rsidR="003E458B" w:rsidRDefault="004570E9" w:rsidP="003E458B">
      <w:pPr>
        <w:pStyle w:val="Heading2"/>
      </w:pPr>
      <w:bookmarkStart w:id="32" w:name="_Toc35866791"/>
      <w:r>
        <w:lastRenderedPageBreak/>
        <w:t xml:space="preserve">3.3 </w:t>
      </w:r>
      <w:r w:rsidR="003E458B">
        <w:t>Design</w:t>
      </w:r>
      <w:bookmarkEnd w:id="32"/>
    </w:p>
    <w:p w14:paraId="56637ACF" w14:textId="2381826D" w:rsidR="003E458B" w:rsidRDefault="003E458B" w:rsidP="003E458B">
      <w:r>
        <w:t xml:space="preserve">As previously hinted towards,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27E0402E" w:rsidR="00B63A67" w:rsidRDefault="007C6725" w:rsidP="003E458B">
      <w:r>
        <w:rPr>
          <w:noProof/>
        </w:rPr>
        <w:drawing>
          <wp:inline distT="0" distB="0" distL="0" distR="0" wp14:anchorId="6B9D51BA" wp14:editId="672C7BC7">
            <wp:extent cx="4406900" cy="24341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070" t="25803" r="24551" b="13925"/>
                    <a:stretch/>
                  </pic:blipFill>
                  <pic:spPr bwMode="auto">
                    <a:xfrm>
                      <a:off x="0" y="0"/>
                      <a:ext cx="4428024" cy="2445804"/>
                    </a:xfrm>
                    <a:prstGeom prst="rect">
                      <a:avLst/>
                    </a:prstGeom>
                    <a:ln>
                      <a:noFill/>
                    </a:ln>
                    <a:extLst>
                      <a:ext uri="{53640926-AAD7-44D8-BBD7-CCE9431645EC}">
                        <a14:shadowObscured xmlns:a14="http://schemas.microsoft.com/office/drawing/2010/main"/>
                      </a:ext>
                    </a:extLst>
                  </pic:spPr>
                </pic:pic>
              </a:graphicData>
            </a:graphic>
          </wp:inline>
        </w:drawing>
      </w:r>
    </w:p>
    <w:p w14:paraId="13BD0B20" w14:textId="18EDFC2D" w:rsidR="00A95B79" w:rsidRDefault="00AF0900" w:rsidP="003E458B">
      <w:r>
        <w:t>As shown above, all devices send and receive data to and from a centralised server. This allow</w:t>
      </w:r>
      <w:r w:rsidR="00F54D74">
        <w:t>s</w:t>
      </w:r>
      <w:r>
        <w:t xml:space="preserve"> all data to be kept within the same place and allows ease of access between devices and the data, using REST (Representational State Transfer) APIs (Application Programming Interfaces) within the server. Th server supports the backend programming language called php. Therefore, all REST APIs </w:t>
      </w:r>
      <w:r w:rsidR="00F54D74">
        <w:t>are</w:t>
      </w:r>
      <w:r>
        <w:t xml:space="preserve"> coded within PHP. The REST APIs </w:t>
      </w:r>
      <w:r w:rsidR="00F54D74">
        <w:t>are</w:t>
      </w:r>
      <w:r w:rsidR="00A95B79">
        <w:t xml:space="preserve"> contacted by multiple devices, for example, to record results as both the IoT device and Android device </w:t>
      </w:r>
      <w:r w:rsidR="00F54D74">
        <w:t>are</w:t>
      </w:r>
      <w:r w:rsidR="00A95B79">
        <w:t xml:space="preserve"> recording most of the same results. This means that the same REST APIs can be used by multiple devices. A diagram has been created to show the communication between devices and the REST APIs. </w:t>
      </w:r>
    </w:p>
    <w:p w14:paraId="7E420AB0" w14:textId="2C510806" w:rsidR="00DE20C7" w:rsidRDefault="00DE20C7" w:rsidP="003E458B">
      <w:r>
        <w:rPr>
          <w:noProof/>
        </w:rPr>
        <w:drawing>
          <wp:anchor distT="0" distB="0" distL="114300" distR="114300" simplePos="0" relativeHeight="251661312" behindDoc="0" locked="0" layoutInCell="1" allowOverlap="1" wp14:anchorId="167DEFEC" wp14:editId="08153673">
            <wp:simplePos x="0" y="0"/>
            <wp:positionH relativeFrom="column">
              <wp:posOffset>2978150</wp:posOffset>
            </wp:positionH>
            <wp:positionV relativeFrom="paragraph">
              <wp:posOffset>175260</wp:posOffset>
            </wp:positionV>
            <wp:extent cx="2590800" cy="1715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160" t="19795" r="37666" b="30570"/>
                    <a:stretch/>
                  </pic:blipFill>
                  <pic:spPr bwMode="auto">
                    <a:xfrm>
                      <a:off x="0" y="0"/>
                      <a:ext cx="2590800" cy="17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3A4911" wp14:editId="587329FC">
            <wp:simplePos x="0" y="0"/>
            <wp:positionH relativeFrom="column">
              <wp:posOffset>31750</wp:posOffset>
            </wp:positionH>
            <wp:positionV relativeFrom="paragraph">
              <wp:posOffset>132080</wp:posOffset>
            </wp:positionV>
            <wp:extent cx="2856230" cy="17811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285623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14AA8" w14:textId="0825C707" w:rsidR="00DE20C7" w:rsidRDefault="00DE20C7" w:rsidP="003E458B"/>
    <w:p w14:paraId="769335D3" w14:textId="0884E40E" w:rsidR="00DE20C7" w:rsidRDefault="00DE20C7" w:rsidP="003E458B"/>
    <w:p w14:paraId="6D2D9F10" w14:textId="0A3C0893" w:rsidR="00DE20C7" w:rsidRDefault="00DE20C7" w:rsidP="003E458B"/>
    <w:p w14:paraId="3C21A846" w14:textId="72415A19" w:rsidR="00DE20C7" w:rsidRDefault="00DE20C7" w:rsidP="003E458B"/>
    <w:p w14:paraId="502A54A9" w14:textId="02FEC0AC" w:rsidR="00DE20C7" w:rsidRDefault="00DE20C7" w:rsidP="003E458B"/>
    <w:p w14:paraId="2108AE83" w14:textId="53872D80" w:rsidR="00DE20C7" w:rsidRDefault="00DE20C7" w:rsidP="003E458B"/>
    <w:p w14:paraId="03E970B4" w14:textId="77777777" w:rsidR="00DE20C7" w:rsidRDefault="00DE20C7" w:rsidP="003E458B"/>
    <w:p w14:paraId="3EA21BE4" w14:textId="2BB3F65C" w:rsidR="0017207F" w:rsidRDefault="00B110C4" w:rsidP="003E458B">
      <w:r>
        <w:lastRenderedPageBreak/>
        <w:t xml:space="preserve">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w:t>
      </w:r>
      <w:r w:rsidR="00AB1D3B">
        <w:t>So, for standardised measures of health that have been used for decades this type of database is perfect to use. Also, Abertay University provides a free to use database of this type.</w:t>
      </w:r>
      <w:r w:rsidR="0017207F">
        <w:t xml:space="preserve"> Relationships are the basis of MySQL databases and within this project there is no change within that. Relationships have been created to decrease the amount of repeated data within the Schema. A diagrammatical view of this has been created and can be seen below.</w:t>
      </w:r>
    </w:p>
    <w:p w14:paraId="210F8204" w14:textId="77777777" w:rsidR="00F667DF" w:rsidRDefault="00F667DF" w:rsidP="003E458B">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59FAFCA5" w14:textId="2B0A8062" w:rsidR="00A95B79" w:rsidRDefault="00AB1D3B" w:rsidP="003E458B">
      <w:r>
        <w:t xml:space="preserve">The REST APIs will be used to communicate with this database, to store things like medial professionals’ information, results, patient information. A further diagram has been created to show the relationship between these REST APIs and the Database within the server. As shown below. </w:t>
      </w:r>
    </w:p>
    <w:p w14:paraId="2BA1B6E6" w14:textId="77D0CF80" w:rsidR="00633316" w:rsidRDefault="00633316" w:rsidP="003E458B"/>
    <w:p w14:paraId="20B560BB" w14:textId="694CA9E4" w:rsidR="00633316" w:rsidRDefault="00633316" w:rsidP="003E458B"/>
    <w:p w14:paraId="3D1E865D" w14:textId="57158543" w:rsidR="00633316" w:rsidRDefault="00633316" w:rsidP="003E458B"/>
    <w:p w14:paraId="14625247" w14:textId="35F49E16" w:rsidR="00633316" w:rsidRDefault="00633316" w:rsidP="00C8438D">
      <w:r>
        <w:rPr>
          <w:noProof/>
        </w:rPr>
        <w:lastRenderedPageBreak/>
        <w:drawing>
          <wp:anchor distT="0" distB="0" distL="114300" distR="114300" simplePos="0" relativeHeight="251659264" behindDoc="1" locked="0" layoutInCell="1" allowOverlap="1" wp14:anchorId="669A301E" wp14:editId="6FD709CE">
            <wp:simplePos x="0" y="0"/>
            <wp:positionH relativeFrom="column">
              <wp:posOffset>3353435</wp:posOffset>
            </wp:positionH>
            <wp:positionV relativeFrom="paragraph">
              <wp:posOffset>4445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B1D3B">
        <w:rPr>
          <w:b/>
          <w:bCs/>
        </w:rPr>
        <w:t>1.0 Rest API to record results</w:t>
      </w:r>
      <w:r>
        <w:rPr>
          <w:b/>
          <w:bCs/>
        </w:rPr>
        <w:t xml:space="preserve"> - </w:t>
      </w:r>
      <w:r>
        <w:t>An API that will enter the details of the results taken from the handshake test by the Mobile Application.</w:t>
      </w:r>
    </w:p>
    <w:p w14:paraId="1AFB277E" w14:textId="77777777" w:rsidR="00633316" w:rsidRDefault="00633316" w:rsidP="00633316">
      <w:pPr>
        <w:ind w:right="3781"/>
      </w:pPr>
      <w:r w:rsidRPr="00AB1D3B">
        <w:rPr>
          <w:b/>
          <w:bCs/>
        </w:rPr>
        <w:t>2.0 Patient Sign-Up</w:t>
      </w:r>
      <w:r>
        <w:rPr>
          <w:b/>
          <w:bCs/>
        </w:rPr>
        <w:t xml:space="preserve"> - </w:t>
      </w:r>
      <w:r>
        <w:t>this API is used to enter new patient information into the patient database.</w:t>
      </w:r>
    </w:p>
    <w:p w14:paraId="3026BB01" w14:textId="77777777" w:rsidR="00633316" w:rsidRDefault="00633316" w:rsidP="00633316">
      <w:pPr>
        <w:ind w:right="3781"/>
      </w:pPr>
      <w:r w:rsidRPr="00AB1D3B">
        <w:rPr>
          <w:b/>
          <w:bCs/>
        </w:rPr>
        <w:t>3.0 Medical Login</w:t>
      </w:r>
      <w:r>
        <w:rPr>
          <w:b/>
          <w:bCs/>
        </w:rPr>
        <w:t xml:space="preserve"> - </w:t>
      </w:r>
      <w:r>
        <w:t>Used to authenticate medical professionals based on their email and a password.</w:t>
      </w:r>
    </w:p>
    <w:p w14:paraId="58E0F1F9" w14:textId="6A5D175F" w:rsidR="00633316" w:rsidRDefault="00633316" w:rsidP="00633316">
      <w:pPr>
        <w:ind w:right="3781"/>
      </w:pPr>
      <w:r w:rsidRPr="00AB1D3B">
        <w:rPr>
          <w:b/>
          <w:bCs/>
        </w:rPr>
        <w:t>4.0 Send Message</w:t>
      </w:r>
      <w:r>
        <w:rPr>
          <w:b/>
          <w:bCs/>
        </w:rPr>
        <w:t xml:space="preserve"> - </w:t>
      </w:r>
      <w:r>
        <w:t>An API used to send a message from the mobile application (Patient), to a medical professional.</w:t>
      </w:r>
    </w:p>
    <w:p w14:paraId="48AFCAC7" w14:textId="14C52F62" w:rsidR="00633316" w:rsidRDefault="00633316" w:rsidP="00633316">
      <w:pPr>
        <w:ind w:right="-46"/>
      </w:pPr>
      <w:r w:rsidRPr="00AB1D3B">
        <w:rPr>
          <w:b/>
          <w:bCs/>
        </w:rPr>
        <w:t>5.0 Patient Login</w:t>
      </w:r>
      <w:r>
        <w:rPr>
          <w:b/>
          <w:bCs/>
        </w:rPr>
        <w:t xml:space="preserve"> - </w:t>
      </w:r>
      <w:r>
        <w:t>This API is used to authenticate that the details the user has entered match a patient within the database.</w:t>
      </w:r>
    </w:p>
    <w:p w14:paraId="1B030EA9" w14:textId="123331EF" w:rsidR="00633316" w:rsidRDefault="00633316" w:rsidP="00633316">
      <w:pPr>
        <w:ind w:right="-46"/>
      </w:pPr>
      <w:r w:rsidRPr="00AB1D3B">
        <w:rPr>
          <w:b/>
          <w:bCs/>
        </w:rPr>
        <w:t>6.0 Change Password</w:t>
      </w:r>
      <w:r>
        <w:rPr>
          <w:b/>
          <w:bCs/>
        </w:rPr>
        <w:t xml:space="preserve"> - </w:t>
      </w:r>
      <w:r>
        <w:t>An API to allow users to change their details that are stored in the database.</w:t>
      </w:r>
    </w:p>
    <w:p w14:paraId="5F561F1E" w14:textId="58F206E3" w:rsidR="00633316" w:rsidRDefault="00633316" w:rsidP="00633316">
      <w:pPr>
        <w:ind w:right="-46"/>
      </w:pPr>
      <w:r w:rsidRPr="00AB1D3B">
        <w:rPr>
          <w:b/>
          <w:bCs/>
        </w:rPr>
        <w:t>7.0 Medical Sign-Up</w:t>
      </w:r>
      <w:r>
        <w:rPr>
          <w:b/>
          <w:bCs/>
        </w:rPr>
        <w:t xml:space="preserve"> - </w:t>
      </w:r>
      <w:r>
        <w:t>Allow a medical professional to enter data into the database, to create an account and be assigned patients.</w:t>
      </w:r>
    </w:p>
    <w:p w14:paraId="05F4A4CF" w14:textId="5CD42A1C" w:rsidR="00633316" w:rsidRDefault="00633316" w:rsidP="00633316">
      <w:pPr>
        <w:ind w:right="-46"/>
      </w:pPr>
      <w:r w:rsidRPr="00AB1D3B">
        <w:rPr>
          <w:b/>
          <w:bCs/>
        </w:rPr>
        <w:t>8.0 get Messages</w:t>
      </w:r>
      <w:r>
        <w:rPr>
          <w:b/>
          <w:bCs/>
        </w:rPr>
        <w:t xml:space="preserve"> - </w:t>
      </w:r>
      <w:r>
        <w:t>An API to scrape all messages between a doctor and patient within a database using a patient email as the unique identifier.</w:t>
      </w:r>
    </w:p>
    <w:p w14:paraId="156343B0" w14:textId="263ACD70" w:rsidR="00633316" w:rsidRDefault="00633316" w:rsidP="00633316">
      <w:pPr>
        <w:ind w:right="-46"/>
      </w:pPr>
      <w:r w:rsidRPr="00AB1D3B">
        <w:rPr>
          <w:b/>
          <w:bCs/>
        </w:rPr>
        <w:t>9.0 get Results</w:t>
      </w:r>
      <w:r>
        <w:rPr>
          <w:b/>
          <w:bCs/>
        </w:rPr>
        <w:t xml:space="preserve"> - </w:t>
      </w:r>
      <w:r>
        <w:t xml:space="preserve">This API is used to scrape the results a patient has given from the handshake test from the Results table. </w:t>
      </w:r>
    </w:p>
    <w:p w14:paraId="1C286A0B" w14:textId="1563B906" w:rsidR="00633316" w:rsidRDefault="00633316" w:rsidP="00633316">
      <w:pPr>
        <w:ind w:right="-46"/>
      </w:pPr>
      <w:r w:rsidRPr="0017207F">
        <w:rPr>
          <w:b/>
          <w:bCs/>
        </w:rPr>
        <w:t>10.0 Create Table</w:t>
      </w:r>
      <w:r>
        <w:rPr>
          <w:b/>
          <w:bCs/>
        </w:rPr>
        <w:t xml:space="preserve"> - </w:t>
      </w:r>
      <w:r>
        <w:t>This creates the php table to show a medical professional the progress of a patient, based on their results stored within the results table.</w:t>
      </w:r>
    </w:p>
    <w:p w14:paraId="5578D6D3" w14:textId="00244658" w:rsidR="00633316" w:rsidRDefault="00633316" w:rsidP="00633316">
      <w:pPr>
        <w:ind w:right="-46"/>
      </w:pPr>
      <w:r w:rsidRPr="0017207F">
        <w:rPr>
          <w:b/>
          <w:bCs/>
        </w:rPr>
        <w:t>11.0 get</w:t>
      </w:r>
      <w:r>
        <w:rPr>
          <w:b/>
          <w:bCs/>
        </w:rPr>
        <w:t xml:space="preserve"> </w:t>
      </w:r>
      <w:r w:rsidRPr="0017207F">
        <w:rPr>
          <w:b/>
          <w:bCs/>
        </w:rPr>
        <w:t>Advice</w:t>
      </w:r>
      <w:r>
        <w:rPr>
          <w:b/>
          <w:bCs/>
        </w:rPr>
        <w:t xml:space="preserve"> - </w:t>
      </w:r>
      <w:r>
        <w:t>Gets the advice from the advice table to show a User so that they don't forget it. Entered by the Doctor.</w:t>
      </w:r>
    </w:p>
    <w:p w14:paraId="0AAB5A24" w14:textId="6AADC515" w:rsidR="00633316" w:rsidRDefault="00633316" w:rsidP="00633316">
      <w:pPr>
        <w:ind w:right="-46"/>
      </w:pPr>
    </w:p>
    <w:p w14:paraId="276EB314" w14:textId="291099E4" w:rsidR="00633316" w:rsidRDefault="00633316" w:rsidP="00633316">
      <w:pPr>
        <w:ind w:right="-46"/>
      </w:pPr>
    </w:p>
    <w:p w14:paraId="7CEC7C25" w14:textId="75CB405A" w:rsidR="00633316" w:rsidRDefault="00633316" w:rsidP="00633316">
      <w:pPr>
        <w:ind w:right="-46"/>
      </w:pPr>
    </w:p>
    <w:p w14:paraId="1170B110" w14:textId="77777777" w:rsidR="00633316" w:rsidRDefault="00633316" w:rsidP="00633316">
      <w:pPr>
        <w:ind w:right="-46"/>
      </w:pPr>
    </w:p>
    <w:p w14:paraId="76CF8AC6" w14:textId="27A00B77" w:rsidR="00C12425" w:rsidRDefault="004570E9" w:rsidP="00C12425">
      <w:pPr>
        <w:pStyle w:val="Heading2"/>
      </w:pPr>
      <w:bookmarkStart w:id="33" w:name="_Toc35866792"/>
      <w:r>
        <w:lastRenderedPageBreak/>
        <w:t xml:space="preserve">3.4 </w:t>
      </w:r>
      <w:r w:rsidR="00C12425">
        <w:t>Implementation</w:t>
      </w:r>
      <w:bookmarkEnd w:id="33"/>
    </w:p>
    <w:p w14:paraId="5F0363D4" w14:textId="15D7898F" w:rsidR="00F951F6" w:rsidRDefault="00F951F6" w:rsidP="00F951F6">
      <w:pPr>
        <w:pStyle w:val="Heading3"/>
      </w:pPr>
      <w:r>
        <w:t>Server</w:t>
      </w:r>
    </w:p>
    <w:p w14:paraId="08C4E7A1" w14:textId="1ECB4664" w:rsidR="00F951F6" w:rsidRPr="00F951F6" w:rsidRDefault="002712FC" w:rsidP="00F951F6">
      <w:r>
        <w:t xml:space="preserve">The server for this application has been setup on the Mayar cloud and PHP has been installed on said server. The server is used to access a single centralised SQL database that the three main technologies access through API’s on the server. The code within the server follows the MVC or Model View Controller development </w:t>
      </w:r>
      <w:r w:rsidR="00093B49">
        <w:t xml:space="preserve">technique, which </w:t>
      </w:r>
      <w:r w:rsidR="00CC291A">
        <w:t xml:space="preserve">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00E06958" w:rsidP="00E06958">
      <w:pPr>
        <w:pStyle w:val="Heading3"/>
      </w:pPr>
      <w:bookmarkStart w:id="34" w:name="_Toc35866793"/>
      <w:r>
        <w:t>Mobile Application</w:t>
      </w:r>
      <w:bookmarkEnd w:id="34"/>
    </w:p>
    <w:p w14:paraId="009DF48B" w14:textId="06A228EC" w:rsidR="0017207F" w:rsidRDefault="00F91DDD" w:rsidP="00AB1D3B">
      <w:r>
        <w:t>To implement th</w:t>
      </w:r>
      <w:r w:rsidR="0081550A">
        <w:t xml:space="preserve">e mobile side of this system, </w:t>
      </w:r>
      <w:r w:rsidR="00FC62DF">
        <w:t>details are passed between activities as JSON strings to keep data like names</w:t>
      </w:r>
      <w:r w:rsidR="004D16C5">
        <w:t xml:space="preserve"> and contact details</w:t>
      </w:r>
      <w:r w:rsidR="00FC62DF">
        <w:t>. this is done through intents and their put extra functionality. A</w:t>
      </w:r>
      <w:r w:rsidR="0081550A">
        <w:t xml:space="preserve"> simple login page was setup and checked through the database on the server, as well as a sign-up page. The user is also able to manipulate their account details within the mobile application through the manipulation of their data stored in the database using PHP. The user then come</w:t>
      </w:r>
      <w:r w:rsidR="00F54D74">
        <w:t>s</w:t>
      </w:r>
      <w:r w:rsidR="0081550A">
        <w:t xml:space="preserve"> to their account page, from here a user is able to, message their medical professional directly, view the advice given to them by medical professionals and perform their daily test.</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w:t>
      </w:r>
      <w:r w:rsidR="00E06958">
        <w:lastRenderedPageBreak/>
        <w:t xml:space="preserve">and from medical professionals in blue with an indentation. The advice activity follows the same pattern, however, there is no need for distinction as all data is entered by medical professionals. </w:t>
      </w:r>
    </w:p>
    <w:p w14:paraId="3F222A2A" w14:textId="72089C0D" w:rsidR="00B1175C" w:rsidRDefault="00F13DBC" w:rsidP="003E458B">
      <w:r>
        <w:t>The bulk of this application comes from the test a user is required to undertake; this follows the Samsung health applications functionality. During the test the ferocity at which a user’s hand is shaking is measured, this is done through using the accelerometer on the smart phone</w:t>
      </w:r>
      <w:r w:rsidR="00B1175C">
        <w:t xml:space="preserve">. The x, y and z coordinate are plotted and a threshold, if the device goes past that coordinate by more than the threshold, the on sensor changed function is called. After this function has been called it adds to a global counter to give an integer value as to how intensive the hands are shaking. This is being carried out while the user is entering data into the phone, the data the user is entering into their phone is </w:t>
      </w:r>
      <w:r w:rsidR="00944418">
        <w:t xml:space="preserve">data that cannot be taken in a phone. These are weight and blood pressure, once the user has entered these values, they are redirected to have their heart rate taken. Requests are made to use the </w:t>
      </w:r>
      <w:r w:rsidR="00AE0D43">
        <w:t>patient’s</w:t>
      </w:r>
      <w:r w:rsidR="00944418">
        <w:t xml:space="preserve"> camera and </w:t>
      </w:r>
      <w:r w:rsidR="00AE0D43">
        <w:t>flashlight;</w:t>
      </w:r>
      <w:r w:rsidR="00944418">
        <w:t xml:space="preserve"> these are both turned on and the orientation is detected and</w:t>
      </w:r>
      <w:r w:rsidR="00AE0D43">
        <w:t xml:space="preserve"> </w:t>
      </w:r>
      <w:r w:rsidR="00944418">
        <w:t>set to portrait to ensure</w:t>
      </w:r>
      <w:r w:rsidR="00AE0D43">
        <w:t xml:space="preserve"> there is no discrepancies. The device’s camera is placed onto a patient’s index finger, then the</w:t>
      </w:r>
      <w:r w:rsidR="00E90013">
        <w:t xml:space="preserv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This should take ten to thirty seconds to compute, once this is complete the data is sent to the server, timestamped and placed in the database. </w:t>
      </w:r>
    </w:p>
    <w:p w14:paraId="4F578F57" w14:textId="4BE340C4" w:rsidR="00E90013" w:rsidRDefault="00E90013" w:rsidP="00E90013">
      <w:pPr>
        <w:pStyle w:val="Heading3"/>
      </w:pPr>
      <w:bookmarkStart w:id="35" w:name="_Toc35866794"/>
      <w:r>
        <w:t>Website Application</w:t>
      </w:r>
      <w:bookmarkEnd w:id="35"/>
    </w:p>
    <w:p w14:paraId="683880AF" w14:textId="08F2A55A" w:rsidR="00E90013" w:rsidRDefault="00E90013" w:rsidP="00E90013">
      <w:r>
        <w:t xml:space="preserve">This is only to be used by a medical professional, it 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w:t>
      </w:r>
      <w:r>
        <w:lastRenderedPageBreak/>
        <w:t xml:space="preserve">systolic and diastolic blood pressure, temperature, the </w:t>
      </w:r>
      <w:r w:rsidR="00CC6CE4">
        <w:t>handshake</w:t>
      </w:r>
      <w:r>
        <w:t xml:space="preserve"> test integer and weight.  </w:t>
      </w:r>
    </w:p>
    <w:p w14:paraId="493A2AF5" w14:textId="53DA90C5" w:rsidR="00EF27ED" w:rsidRDefault="00EF27ED" w:rsidP="003E458B">
      <w:r>
        <w:t xml:space="preserve">The graph data is populated by searching through the database for records relating to a user, using their email as an identifier. From this the </w:t>
      </w:r>
      <w:r w:rsidR="00154279">
        <w:t xml:space="preserve">data is returned from the model to the view as a json string, 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CC6CE4">
      <w:pPr>
        <w:pStyle w:val="Heading3"/>
      </w:pPr>
      <w:bookmarkStart w:id="36" w:name="_Toc35866795"/>
      <w:r>
        <w:t>IoT device</w:t>
      </w:r>
      <w:bookmarkEnd w:id="36"/>
    </w:p>
    <w:p w14:paraId="743A62D2" w14:textId="7EEE0BE5" w:rsidR="00CC6CE4" w:rsidRDefault="00CC6CE4" w:rsidP="00CC6CE4"/>
    <w:p w14:paraId="0D4B48E8" w14:textId="30EC1D84" w:rsidR="00CC6CE4" w:rsidRDefault="00CC6CE4" w:rsidP="00CC6CE4"/>
    <w:p w14:paraId="6D351729" w14:textId="28C6614E" w:rsidR="00230EC8" w:rsidRDefault="00230EC8" w:rsidP="00CC6CE4"/>
    <w:p w14:paraId="5D8FA5E8" w14:textId="0B532D87" w:rsidR="00230EC8" w:rsidRDefault="00230EC8" w:rsidP="00CC6CE4"/>
    <w:p w14:paraId="11065D7A" w14:textId="0823549D" w:rsidR="00230EC8" w:rsidRDefault="00230EC8" w:rsidP="00CC6CE4"/>
    <w:p w14:paraId="4E71B466" w14:textId="589E1C1B" w:rsidR="00230EC8" w:rsidRDefault="00230EC8" w:rsidP="00CC6CE4"/>
    <w:p w14:paraId="44A9164B" w14:textId="6391B069" w:rsidR="00230EC8" w:rsidRDefault="00230EC8" w:rsidP="00CC6CE4"/>
    <w:p w14:paraId="6729AA19" w14:textId="3F0CBB41" w:rsidR="00230EC8" w:rsidRDefault="00230EC8" w:rsidP="00CC6CE4"/>
    <w:p w14:paraId="6678954A" w14:textId="3649CD49" w:rsidR="00230EC8" w:rsidRDefault="00230EC8" w:rsidP="00CC6CE4"/>
    <w:p w14:paraId="4855417C" w14:textId="5ED79754" w:rsidR="00230EC8" w:rsidRDefault="00230EC8" w:rsidP="00CC6CE4"/>
    <w:p w14:paraId="0FD54896" w14:textId="2E3034E0" w:rsidR="00230EC8" w:rsidRDefault="00230EC8" w:rsidP="00CC6CE4"/>
    <w:p w14:paraId="0A695057" w14:textId="5FEC72B7" w:rsidR="00230EC8" w:rsidRDefault="00230EC8" w:rsidP="00CC6CE4"/>
    <w:p w14:paraId="0CF9BA23" w14:textId="0470C7C5" w:rsidR="00230EC8" w:rsidRDefault="00230EC8" w:rsidP="00CC6CE4"/>
    <w:p w14:paraId="75AC750E" w14:textId="2F2C7F14" w:rsidR="00230EC8" w:rsidRDefault="00230EC8" w:rsidP="00CC6CE4"/>
    <w:p w14:paraId="5913FA88" w14:textId="7984ABDE" w:rsidR="00230EC8" w:rsidRDefault="00230EC8" w:rsidP="00CC6CE4"/>
    <w:p w14:paraId="71C252FD" w14:textId="6826B4E3" w:rsidR="00230EC8" w:rsidRDefault="00230EC8" w:rsidP="00CC6CE4"/>
    <w:p w14:paraId="2FF649F3" w14:textId="3090B514" w:rsidR="00230EC8" w:rsidRDefault="00230EC8" w:rsidP="00CC6CE4"/>
    <w:p w14:paraId="3A7F910A" w14:textId="643F6D97" w:rsidR="00230EC8" w:rsidRDefault="00230EC8" w:rsidP="00CC6CE4"/>
    <w:p w14:paraId="705C3017" w14:textId="6D104ACB" w:rsidR="00230EC8" w:rsidRDefault="00230EC8" w:rsidP="00CC6CE4"/>
    <w:p w14:paraId="251243C3" w14:textId="2D7367AA" w:rsidR="00230EC8" w:rsidRDefault="00230EC8" w:rsidP="00CC6CE4"/>
    <w:p w14:paraId="3F5C9D1B" w14:textId="09BF71F5" w:rsidR="00230EC8" w:rsidRDefault="00230EC8" w:rsidP="00CC6CE4"/>
    <w:p w14:paraId="10836AAC" w14:textId="687E1654" w:rsidR="00230EC8" w:rsidRDefault="00230EC8" w:rsidP="00CC6CE4"/>
    <w:p w14:paraId="482B7B04" w14:textId="139F6DA6" w:rsidR="00230EC8" w:rsidRDefault="00230EC8" w:rsidP="00CC6CE4"/>
    <w:p w14:paraId="663E316D" w14:textId="7DB3C826" w:rsidR="00230EC8" w:rsidRDefault="00230EC8" w:rsidP="00CC6CE4"/>
    <w:p w14:paraId="2349B6F3" w14:textId="77777777" w:rsidR="00230EC8" w:rsidRDefault="00230EC8" w:rsidP="00CC6CE4"/>
    <w:p w14:paraId="0384C007" w14:textId="01B78503" w:rsidR="00CC6CE4" w:rsidRPr="00CC6CE4" w:rsidRDefault="00CC6CE4" w:rsidP="00CC6CE4">
      <w:pPr>
        <w:pStyle w:val="Heading2"/>
      </w:pPr>
      <w:bookmarkStart w:id="37" w:name="_Toc35866796"/>
      <w:r>
        <w:t>3.5 Evaluation</w:t>
      </w:r>
      <w:bookmarkEnd w:id="37"/>
    </w:p>
    <w:p w14:paraId="63148B51" w14:textId="266215A8" w:rsidR="00A62FC1" w:rsidRDefault="00A62FC1" w:rsidP="003E458B"/>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40D127EF" w:rsidR="00A62FC1" w:rsidRDefault="00A62FC1" w:rsidP="003E458B"/>
    <w:p w14:paraId="32F5DCDC" w14:textId="1D26A004" w:rsidR="00D76227" w:rsidRDefault="00D76227" w:rsidP="003E458B"/>
    <w:p w14:paraId="6DD586DA" w14:textId="1DC0B268" w:rsidR="00D76227" w:rsidRDefault="00D76227" w:rsidP="003E458B"/>
    <w:p w14:paraId="048914AE" w14:textId="413F4653" w:rsidR="00D76227" w:rsidRDefault="00D76227" w:rsidP="003E458B"/>
    <w:p w14:paraId="3379AC27" w14:textId="748CC385" w:rsidR="00D76227" w:rsidRDefault="00D76227" w:rsidP="003E458B"/>
    <w:p w14:paraId="5735CAC3" w14:textId="6A4D5748" w:rsidR="00D76227" w:rsidRDefault="00D76227" w:rsidP="003E458B"/>
    <w:p w14:paraId="341A4750" w14:textId="2A2B7517" w:rsidR="00D76227" w:rsidRDefault="00D76227" w:rsidP="003E458B"/>
    <w:p w14:paraId="6037B7D7" w14:textId="1BD403CA" w:rsidR="00D76227" w:rsidRDefault="00D76227" w:rsidP="003E458B"/>
    <w:p w14:paraId="2FA22E5B" w14:textId="0162ED6D" w:rsidR="00D76227" w:rsidRDefault="00D76227" w:rsidP="003E458B"/>
    <w:p w14:paraId="4B3B2C7D" w14:textId="46C4165E" w:rsidR="00D76227" w:rsidRDefault="00D76227" w:rsidP="003E458B"/>
    <w:p w14:paraId="6B9AFEC5" w14:textId="607476B3" w:rsidR="00D76227" w:rsidRDefault="00D76227" w:rsidP="003E458B"/>
    <w:p w14:paraId="6EFAABAF" w14:textId="3F1A9AC0" w:rsidR="00D76227" w:rsidRDefault="00D76227" w:rsidP="003E458B"/>
    <w:p w14:paraId="7AAF7B8F" w14:textId="2F29EFF0" w:rsidR="00D76227" w:rsidRDefault="00D76227" w:rsidP="003E458B"/>
    <w:p w14:paraId="76E6957D" w14:textId="5EC42066" w:rsidR="00D76227" w:rsidRDefault="00D76227" w:rsidP="003E458B"/>
    <w:p w14:paraId="251BD3FB" w14:textId="0EB1604F" w:rsidR="00D76227" w:rsidRDefault="00D76227" w:rsidP="003E458B"/>
    <w:p w14:paraId="45C85EC9" w14:textId="6FD1D7A8" w:rsidR="00D76227" w:rsidRDefault="00D76227" w:rsidP="003E458B"/>
    <w:p w14:paraId="604B3859" w14:textId="149C83AE" w:rsidR="00D76227" w:rsidRDefault="00D76227" w:rsidP="003E458B"/>
    <w:p w14:paraId="537461A8" w14:textId="07812ACA" w:rsidR="00D76227" w:rsidRDefault="00D76227" w:rsidP="003E458B"/>
    <w:p w14:paraId="01533205" w14:textId="30F05596" w:rsidR="00D76227" w:rsidRDefault="00D76227" w:rsidP="003E458B"/>
    <w:p w14:paraId="0F1026B9" w14:textId="391696DF" w:rsidR="00D76227" w:rsidRDefault="00D76227" w:rsidP="003E458B"/>
    <w:p w14:paraId="32A6BEE1" w14:textId="3E8ABF1D" w:rsidR="00D76227" w:rsidRDefault="00D76227" w:rsidP="003E458B"/>
    <w:p w14:paraId="6BD2821E" w14:textId="4483823C" w:rsidR="00D76227" w:rsidRDefault="00D76227" w:rsidP="003E458B"/>
    <w:p w14:paraId="04281623" w14:textId="2BF8B7F4" w:rsidR="00D76227" w:rsidRDefault="00D76227" w:rsidP="003E458B"/>
    <w:p w14:paraId="6B13F2CD" w14:textId="1DD51067" w:rsidR="00812E39" w:rsidRDefault="00812E39" w:rsidP="00812E39">
      <w:pPr>
        <w:pStyle w:val="Heading1"/>
      </w:pPr>
      <w:bookmarkStart w:id="38" w:name="_Toc35866797"/>
      <w:r>
        <w:lastRenderedPageBreak/>
        <w:t>Chapter 4 – Results</w:t>
      </w:r>
      <w:bookmarkEnd w:id="38"/>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39" w:name="_Toc35866798"/>
      <w:r>
        <w:t>Chapter 5 – Discussion</w:t>
      </w:r>
      <w:bookmarkEnd w:id="39"/>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40" w:name="_Toc35866799"/>
      <w:r>
        <w:t>Chapter 6 – Conclusions &amp; Future Work</w:t>
      </w:r>
      <w:bookmarkEnd w:id="40"/>
    </w:p>
    <w:p w14:paraId="633230FE" w14:textId="252600CA" w:rsidR="00CD3528" w:rsidRDefault="00CD3528" w:rsidP="00CD3528">
      <w:r>
        <w:t>750-1000 words</w:t>
      </w:r>
    </w:p>
    <w:p w14:paraId="3DF910E9" w14:textId="62E1F2AC" w:rsidR="00CD3528" w:rsidRDefault="00CD3528" w:rsidP="00CD3528">
      <w:r>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41" w:name="_Toc29204238"/>
      <w:bookmarkStart w:id="42" w:name="_Toc35866800"/>
      <w:r>
        <w:lastRenderedPageBreak/>
        <w:t>List of References</w:t>
      </w:r>
      <w:bookmarkEnd w:id="41"/>
      <w:bookmarkEnd w:id="42"/>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43" w:name="_Toc29204239"/>
      <w:bookmarkStart w:id="44" w:name="_Toc35866801"/>
      <w:bookmarkStart w:id="45" w:name="_Toc447628191"/>
      <w:r w:rsidR="00B003E5">
        <w:lastRenderedPageBreak/>
        <w:t>Bibliography</w:t>
      </w:r>
      <w:bookmarkEnd w:id="43"/>
      <w:bookmarkEnd w:id="44"/>
    </w:p>
    <w:p w14:paraId="7FC5AFE4" w14:textId="669F5B93" w:rsidR="00B003E5" w:rsidRPr="007C60E1" w:rsidRDefault="004F7811" w:rsidP="00B003E5">
      <w:r>
        <w:t>List works that you have considered but do not refer to in text. Use Harvard</w:t>
      </w:r>
    </w:p>
    <w:bookmarkEnd w:id="45"/>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46" w:name="_Toc29204240"/>
      <w:bookmarkStart w:id="47" w:name="_Toc35866802"/>
      <w:r>
        <w:lastRenderedPageBreak/>
        <w:t>Appendices</w:t>
      </w:r>
      <w:bookmarkEnd w:id="46"/>
      <w:bookmarkEnd w:id="47"/>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6E2E3DCB" w:rsidR="004F7811" w:rsidRPr="004F7811" w:rsidRDefault="004F7811" w:rsidP="004F7811">
      <w:pPr>
        <w:pStyle w:val="ListParagraph"/>
        <w:numPr>
          <w:ilvl w:val="0"/>
          <w:numId w:val="3"/>
        </w:numPr>
      </w:pPr>
      <w:r>
        <w:t xml:space="preserve">Start each appendix on a separate page and label </w:t>
      </w:r>
      <w:r w:rsidR="002712FC">
        <w:t>A, B, C</w:t>
      </w:r>
      <w:r>
        <w:t xml:space="preserve"> etc</w:t>
      </w:r>
    </w:p>
    <w:p w14:paraId="45FB1A38" w14:textId="77777777" w:rsidR="007C60E1" w:rsidRPr="007C60E1" w:rsidRDefault="007C60E1" w:rsidP="007C60E1"/>
    <w:sectPr w:rsidR="007C60E1" w:rsidRPr="007C60E1" w:rsidSect="00AF0900">
      <w:headerReference w:type="default" r:id="rId21"/>
      <w:footerReference w:type="default" r:id="rId2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3C474" w14:textId="77777777" w:rsidR="00895A34" w:rsidRDefault="00895A34">
      <w:r>
        <w:separator/>
      </w:r>
    </w:p>
  </w:endnote>
  <w:endnote w:type="continuationSeparator" w:id="0">
    <w:p w14:paraId="614068B5" w14:textId="77777777" w:rsidR="00895A34" w:rsidRDefault="00895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F3451" w:rsidRDefault="00DF3451"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F3451" w:rsidRDefault="00DF3451"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DF3451" w:rsidRDefault="00DF3451"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DF3451" w:rsidRDefault="00DF3451"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F3451" w:rsidRDefault="00DF3451"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F3451" w:rsidRDefault="00DF3451"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D75DF" w14:textId="77777777" w:rsidR="00895A34" w:rsidRDefault="00895A34">
      <w:r>
        <w:separator/>
      </w:r>
    </w:p>
  </w:footnote>
  <w:footnote w:type="continuationSeparator" w:id="0">
    <w:p w14:paraId="45801210" w14:textId="77777777" w:rsidR="00895A34" w:rsidRDefault="00895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DF3451" w:rsidRDefault="00DF34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F3451" w:rsidRDefault="00DF34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75A57"/>
    <w:rsid w:val="0008159E"/>
    <w:rsid w:val="0008421A"/>
    <w:rsid w:val="00093B49"/>
    <w:rsid w:val="00096224"/>
    <w:rsid w:val="000D0AD9"/>
    <w:rsid w:val="000E3707"/>
    <w:rsid w:val="001019F1"/>
    <w:rsid w:val="001079D3"/>
    <w:rsid w:val="001161A8"/>
    <w:rsid w:val="00126B78"/>
    <w:rsid w:val="00145BA3"/>
    <w:rsid w:val="00154279"/>
    <w:rsid w:val="001615A6"/>
    <w:rsid w:val="0017207F"/>
    <w:rsid w:val="00184215"/>
    <w:rsid w:val="00185EE5"/>
    <w:rsid w:val="00193F7D"/>
    <w:rsid w:val="001A2ACB"/>
    <w:rsid w:val="001C0A38"/>
    <w:rsid w:val="001E5864"/>
    <w:rsid w:val="0021369F"/>
    <w:rsid w:val="0021784D"/>
    <w:rsid w:val="00230EC8"/>
    <w:rsid w:val="002712FC"/>
    <w:rsid w:val="002851EC"/>
    <w:rsid w:val="00286004"/>
    <w:rsid w:val="00297382"/>
    <w:rsid w:val="002F0EB8"/>
    <w:rsid w:val="00312F8F"/>
    <w:rsid w:val="00317783"/>
    <w:rsid w:val="00350A83"/>
    <w:rsid w:val="00351EC6"/>
    <w:rsid w:val="00362D6F"/>
    <w:rsid w:val="00370504"/>
    <w:rsid w:val="00393402"/>
    <w:rsid w:val="003A121D"/>
    <w:rsid w:val="003A761E"/>
    <w:rsid w:val="003C5EFE"/>
    <w:rsid w:val="003E458B"/>
    <w:rsid w:val="003F10F0"/>
    <w:rsid w:val="003F1AAF"/>
    <w:rsid w:val="00406930"/>
    <w:rsid w:val="00410966"/>
    <w:rsid w:val="00432B04"/>
    <w:rsid w:val="00440542"/>
    <w:rsid w:val="00442656"/>
    <w:rsid w:val="0045260F"/>
    <w:rsid w:val="004570E9"/>
    <w:rsid w:val="004641F2"/>
    <w:rsid w:val="00472A13"/>
    <w:rsid w:val="0049739B"/>
    <w:rsid w:val="004B53CD"/>
    <w:rsid w:val="004D16C5"/>
    <w:rsid w:val="004F25A3"/>
    <w:rsid w:val="004F39DA"/>
    <w:rsid w:val="004F7811"/>
    <w:rsid w:val="00500217"/>
    <w:rsid w:val="005003EC"/>
    <w:rsid w:val="00502255"/>
    <w:rsid w:val="005036BD"/>
    <w:rsid w:val="0050705A"/>
    <w:rsid w:val="005516A8"/>
    <w:rsid w:val="00575447"/>
    <w:rsid w:val="0058352A"/>
    <w:rsid w:val="005920F0"/>
    <w:rsid w:val="00597ED8"/>
    <w:rsid w:val="005B4BE6"/>
    <w:rsid w:val="005D71BF"/>
    <w:rsid w:val="005E1788"/>
    <w:rsid w:val="005E3DC4"/>
    <w:rsid w:val="005E50E3"/>
    <w:rsid w:val="006070EA"/>
    <w:rsid w:val="00630231"/>
    <w:rsid w:val="00633316"/>
    <w:rsid w:val="006374FC"/>
    <w:rsid w:val="00646F34"/>
    <w:rsid w:val="006555BC"/>
    <w:rsid w:val="00683F01"/>
    <w:rsid w:val="00692176"/>
    <w:rsid w:val="006C6612"/>
    <w:rsid w:val="00717FA4"/>
    <w:rsid w:val="007365E6"/>
    <w:rsid w:val="007458F9"/>
    <w:rsid w:val="00747068"/>
    <w:rsid w:val="00754545"/>
    <w:rsid w:val="00786A20"/>
    <w:rsid w:val="007879CF"/>
    <w:rsid w:val="00795DF8"/>
    <w:rsid w:val="007C3284"/>
    <w:rsid w:val="007C60E1"/>
    <w:rsid w:val="007C6725"/>
    <w:rsid w:val="007E03F0"/>
    <w:rsid w:val="008057A4"/>
    <w:rsid w:val="00812E39"/>
    <w:rsid w:val="0081550A"/>
    <w:rsid w:val="008517C5"/>
    <w:rsid w:val="008669C5"/>
    <w:rsid w:val="00875D8D"/>
    <w:rsid w:val="00883836"/>
    <w:rsid w:val="0088722B"/>
    <w:rsid w:val="00893591"/>
    <w:rsid w:val="00895A34"/>
    <w:rsid w:val="008A2DE9"/>
    <w:rsid w:val="008A6683"/>
    <w:rsid w:val="008D4E19"/>
    <w:rsid w:val="008E266F"/>
    <w:rsid w:val="008E4279"/>
    <w:rsid w:val="008F56A0"/>
    <w:rsid w:val="008F5C6C"/>
    <w:rsid w:val="009009E0"/>
    <w:rsid w:val="00922E7E"/>
    <w:rsid w:val="00944418"/>
    <w:rsid w:val="00952C67"/>
    <w:rsid w:val="00963F33"/>
    <w:rsid w:val="0097537D"/>
    <w:rsid w:val="009C38A8"/>
    <w:rsid w:val="009E11B5"/>
    <w:rsid w:val="009E1D4C"/>
    <w:rsid w:val="009E2025"/>
    <w:rsid w:val="009E2228"/>
    <w:rsid w:val="009E5EDA"/>
    <w:rsid w:val="00A26899"/>
    <w:rsid w:val="00A332F9"/>
    <w:rsid w:val="00A45E43"/>
    <w:rsid w:val="00A51038"/>
    <w:rsid w:val="00A6189C"/>
    <w:rsid w:val="00A62FC1"/>
    <w:rsid w:val="00A654F9"/>
    <w:rsid w:val="00A755C3"/>
    <w:rsid w:val="00A95B79"/>
    <w:rsid w:val="00AA08FA"/>
    <w:rsid w:val="00AB1D3B"/>
    <w:rsid w:val="00AB46F0"/>
    <w:rsid w:val="00AD3662"/>
    <w:rsid w:val="00AD7BE2"/>
    <w:rsid w:val="00AE0D43"/>
    <w:rsid w:val="00AF0900"/>
    <w:rsid w:val="00B003E5"/>
    <w:rsid w:val="00B110C4"/>
    <w:rsid w:val="00B1175C"/>
    <w:rsid w:val="00B26D63"/>
    <w:rsid w:val="00B32822"/>
    <w:rsid w:val="00B34AB4"/>
    <w:rsid w:val="00B63A67"/>
    <w:rsid w:val="00B7368C"/>
    <w:rsid w:val="00B96036"/>
    <w:rsid w:val="00BB208F"/>
    <w:rsid w:val="00BB26E1"/>
    <w:rsid w:val="00BB5380"/>
    <w:rsid w:val="00BC2539"/>
    <w:rsid w:val="00BC4CBB"/>
    <w:rsid w:val="00BD3912"/>
    <w:rsid w:val="00BF25FE"/>
    <w:rsid w:val="00C02219"/>
    <w:rsid w:val="00C12425"/>
    <w:rsid w:val="00C15626"/>
    <w:rsid w:val="00C17241"/>
    <w:rsid w:val="00C220B5"/>
    <w:rsid w:val="00C43C08"/>
    <w:rsid w:val="00C76702"/>
    <w:rsid w:val="00C8438D"/>
    <w:rsid w:val="00CB1002"/>
    <w:rsid w:val="00CC291A"/>
    <w:rsid w:val="00CC6CE4"/>
    <w:rsid w:val="00CD3528"/>
    <w:rsid w:val="00CD3A62"/>
    <w:rsid w:val="00CD4825"/>
    <w:rsid w:val="00CD755C"/>
    <w:rsid w:val="00CF4337"/>
    <w:rsid w:val="00D05473"/>
    <w:rsid w:val="00D432B4"/>
    <w:rsid w:val="00D67148"/>
    <w:rsid w:val="00D76227"/>
    <w:rsid w:val="00D80BDC"/>
    <w:rsid w:val="00DA0B66"/>
    <w:rsid w:val="00DA5C14"/>
    <w:rsid w:val="00DC11B1"/>
    <w:rsid w:val="00DD3DBC"/>
    <w:rsid w:val="00DE20C7"/>
    <w:rsid w:val="00DE295C"/>
    <w:rsid w:val="00DE7A96"/>
    <w:rsid w:val="00DF3451"/>
    <w:rsid w:val="00DF64F1"/>
    <w:rsid w:val="00DF66FE"/>
    <w:rsid w:val="00DF6D21"/>
    <w:rsid w:val="00E06958"/>
    <w:rsid w:val="00E06F28"/>
    <w:rsid w:val="00E11F02"/>
    <w:rsid w:val="00E14494"/>
    <w:rsid w:val="00E301A9"/>
    <w:rsid w:val="00E42E73"/>
    <w:rsid w:val="00E45FC7"/>
    <w:rsid w:val="00E63E46"/>
    <w:rsid w:val="00E76F2D"/>
    <w:rsid w:val="00E90013"/>
    <w:rsid w:val="00E934C7"/>
    <w:rsid w:val="00EE4A04"/>
    <w:rsid w:val="00EE5D72"/>
    <w:rsid w:val="00EF0F5B"/>
    <w:rsid w:val="00EF27ED"/>
    <w:rsid w:val="00F0288C"/>
    <w:rsid w:val="00F104B1"/>
    <w:rsid w:val="00F125A8"/>
    <w:rsid w:val="00F13DBC"/>
    <w:rsid w:val="00F21D0D"/>
    <w:rsid w:val="00F32364"/>
    <w:rsid w:val="00F54D74"/>
    <w:rsid w:val="00F667DF"/>
    <w:rsid w:val="00F91DDD"/>
    <w:rsid w:val="00F951F6"/>
    <w:rsid w:val="00FB3239"/>
    <w:rsid w:val="00FC4D18"/>
    <w:rsid w:val="00FC62DF"/>
    <w:rsid w:val="00FD10C9"/>
    <w:rsid w:val="00FD24D9"/>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 w:type="character" w:styleId="CommentReference">
    <w:name w:val="annotation reference"/>
    <w:basedOn w:val="DefaultParagraphFont"/>
    <w:semiHidden/>
    <w:unhideWhenUsed/>
    <w:rsid w:val="00C76702"/>
    <w:rPr>
      <w:sz w:val="16"/>
      <w:szCs w:val="16"/>
    </w:rPr>
  </w:style>
  <w:style w:type="paragraph" w:styleId="CommentText">
    <w:name w:val="annotation text"/>
    <w:basedOn w:val="Normal"/>
    <w:link w:val="CommentTextChar"/>
    <w:semiHidden/>
    <w:unhideWhenUsed/>
    <w:rsid w:val="00C76702"/>
    <w:pPr>
      <w:spacing w:line="240" w:lineRule="auto"/>
    </w:pPr>
    <w:rPr>
      <w:sz w:val="20"/>
      <w:szCs w:val="20"/>
    </w:rPr>
  </w:style>
  <w:style w:type="character" w:customStyle="1" w:styleId="CommentTextChar">
    <w:name w:val="Comment Text Char"/>
    <w:basedOn w:val="DefaultParagraphFont"/>
    <w:link w:val="CommentText"/>
    <w:semiHidden/>
    <w:rsid w:val="00C76702"/>
    <w:rPr>
      <w:rFonts w:ascii="Arial" w:hAnsi="Arial"/>
      <w:lang w:eastAsia="en-US"/>
    </w:rPr>
  </w:style>
  <w:style w:type="paragraph" w:styleId="CommentSubject">
    <w:name w:val="annotation subject"/>
    <w:basedOn w:val="CommentText"/>
    <w:next w:val="CommentText"/>
    <w:link w:val="CommentSubjectChar"/>
    <w:semiHidden/>
    <w:unhideWhenUsed/>
    <w:rsid w:val="00C76702"/>
    <w:rPr>
      <w:b/>
      <w:bCs/>
    </w:rPr>
  </w:style>
  <w:style w:type="character" w:customStyle="1" w:styleId="CommentSubjectChar">
    <w:name w:val="Comment Subject Char"/>
    <w:basedOn w:val="CommentTextChar"/>
    <w:link w:val="CommentSubject"/>
    <w:semiHidden/>
    <w:rsid w:val="00C76702"/>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E2E21900-C164-4940-B6EB-FF0301C92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32</Pages>
  <Words>5873</Words>
  <Characters>33482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8</cp:revision>
  <cp:lastPrinted>2008-08-05T11:30:00Z</cp:lastPrinted>
  <dcterms:created xsi:type="dcterms:W3CDTF">2020-03-28T16:34:00Z</dcterms:created>
  <dcterms:modified xsi:type="dcterms:W3CDTF">2020-03-29T14:03:00Z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