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0F59266E"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531414">
              <w:rPr>
                <w:rFonts w:ascii="Helvetica" w:hAnsi="Helvetica"/>
                <w:b/>
                <w:sz w:val="36"/>
              </w:rPr>
              <w:t>p</w:t>
            </w:r>
            <w:r w:rsidR="00DC11B1">
              <w:rPr>
                <w:rFonts w:ascii="Helvetica" w:hAnsi="Helvetica"/>
                <w:b/>
                <w:sz w:val="36"/>
              </w:rPr>
              <w:t>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rsidP="00531414">
          <w:pPr>
            <w:pStyle w:val="TOCHeading"/>
            <w:ind w:left="-993"/>
          </w:pPr>
          <w:r>
            <w:t>Contents</w:t>
          </w:r>
        </w:p>
        <w:p w14:paraId="30C1C598" w14:textId="5B087779" w:rsidR="00531414"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6298204" w:history="1">
            <w:r w:rsidR="00531414" w:rsidRPr="00601375">
              <w:rPr>
                <w:rStyle w:val="Hyperlink"/>
                <w:noProof/>
              </w:rPr>
              <w:t>Table of Tables</w:t>
            </w:r>
            <w:r w:rsidR="00531414">
              <w:rPr>
                <w:noProof/>
                <w:webHidden/>
              </w:rPr>
              <w:tab/>
            </w:r>
            <w:r w:rsidR="00531414">
              <w:rPr>
                <w:noProof/>
                <w:webHidden/>
              </w:rPr>
              <w:fldChar w:fldCharType="begin"/>
            </w:r>
            <w:r w:rsidR="00531414">
              <w:rPr>
                <w:noProof/>
                <w:webHidden/>
              </w:rPr>
              <w:instrText xml:space="preserve"> PAGEREF _Toc36298204 \h </w:instrText>
            </w:r>
            <w:r w:rsidR="00531414">
              <w:rPr>
                <w:noProof/>
                <w:webHidden/>
              </w:rPr>
            </w:r>
            <w:r w:rsidR="00531414">
              <w:rPr>
                <w:noProof/>
                <w:webHidden/>
              </w:rPr>
              <w:fldChar w:fldCharType="separate"/>
            </w:r>
            <w:r w:rsidR="00531414">
              <w:rPr>
                <w:noProof/>
                <w:webHidden/>
              </w:rPr>
              <w:t>iv</w:t>
            </w:r>
            <w:r w:rsidR="00531414">
              <w:rPr>
                <w:noProof/>
                <w:webHidden/>
              </w:rPr>
              <w:fldChar w:fldCharType="end"/>
            </w:r>
          </w:hyperlink>
        </w:p>
        <w:p w14:paraId="14C6276C" w14:textId="483BDFDE"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05" w:history="1">
            <w:r w:rsidRPr="00601375">
              <w:rPr>
                <w:rStyle w:val="Hyperlink"/>
                <w:noProof/>
              </w:rPr>
              <w:t>Acknowledgements</w:t>
            </w:r>
            <w:r>
              <w:rPr>
                <w:noProof/>
                <w:webHidden/>
              </w:rPr>
              <w:tab/>
            </w:r>
            <w:r>
              <w:rPr>
                <w:noProof/>
                <w:webHidden/>
              </w:rPr>
              <w:fldChar w:fldCharType="begin"/>
            </w:r>
            <w:r>
              <w:rPr>
                <w:noProof/>
                <w:webHidden/>
              </w:rPr>
              <w:instrText xml:space="preserve"> PAGEREF _Toc36298205 \h </w:instrText>
            </w:r>
            <w:r>
              <w:rPr>
                <w:noProof/>
                <w:webHidden/>
              </w:rPr>
            </w:r>
            <w:r>
              <w:rPr>
                <w:noProof/>
                <w:webHidden/>
              </w:rPr>
              <w:fldChar w:fldCharType="separate"/>
            </w:r>
            <w:r>
              <w:rPr>
                <w:noProof/>
                <w:webHidden/>
              </w:rPr>
              <w:t>v</w:t>
            </w:r>
            <w:r>
              <w:rPr>
                <w:noProof/>
                <w:webHidden/>
              </w:rPr>
              <w:fldChar w:fldCharType="end"/>
            </w:r>
          </w:hyperlink>
        </w:p>
        <w:p w14:paraId="10E30D7D" w14:textId="3C860901"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06" w:history="1">
            <w:r w:rsidRPr="00601375">
              <w:rPr>
                <w:rStyle w:val="Hyperlink"/>
                <w:noProof/>
              </w:rPr>
              <w:t>Abstract</w:t>
            </w:r>
            <w:r>
              <w:rPr>
                <w:noProof/>
                <w:webHidden/>
              </w:rPr>
              <w:tab/>
            </w:r>
            <w:r>
              <w:rPr>
                <w:noProof/>
                <w:webHidden/>
              </w:rPr>
              <w:fldChar w:fldCharType="begin"/>
            </w:r>
            <w:r>
              <w:rPr>
                <w:noProof/>
                <w:webHidden/>
              </w:rPr>
              <w:instrText xml:space="preserve"> PAGEREF _Toc36298206 \h </w:instrText>
            </w:r>
            <w:r>
              <w:rPr>
                <w:noProof/>
                <w:webHidden/>
              </w:rPr>
            </w:r>
            <w:r>
              <w:rPr>
                <w:noProof/>
                <w:webHidden/>
              </w:rPr>
              <w:fldChar w:fldCharType="separate"/>
            </w:r>
            <w:r>
              <w:rPr>
                <w:noProof/>
                <w:webHidden/>
              </w:rPr>
              <w:t>vi</w:t>
            </w:r>
            <w:r>
              <w:rPr>
                <w:noProof/>
                <w:webHidden/>
              </w:rPr>
              <w:fldChar w:fldCharType="end"/>
            </w:r>
          </w:hyperlink>
        </w:p>
        <w:p w14:paraId="7189312D" w14:textId="46FAD743"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07" w:history="1">
            <w:r w:rsidRPr="00601375">
              <w:rPr>
                <w:rStyle w:val="Hyperlink"/>
                <w:noProof/>
              </w:rPr>
              <w:t>Abbreviations, Symbols and Notation</w:t>
            </w:r>
            <w:r>
              <w:rPr>
                <w:noProof/>
                <w:webHidden/>
              </w:rPr>
              <w:tab/>
            </w:r>
            <w:r>
              <w:rPr>
                <w:noProof/>
                <w:webHidden/>
              </w:rPr>
              <w:fldChar w:fldCharType="begin"/>
            </w:r>
            <w:r>
              <w:rPr>
                <w:noProof/>
                <w:webHidden/>
              </w:rPr>
              <w:instrText xml:space="preserve"> PAGEREF _Toc36298207 \h </w:instrText>
            </w:r>
            <w:r>
              <w:rPr>
                <w:noProof/>
                <w:webHidden/>
              </w:rPr>
            </w:r>
            <w:r>
              <w:rPr>
                <w:noProof/>
                <w:webHidden/>
              </w:rPr>
              <w:fldChar w:fldCharType="separate"/>
            </w:r>
            <w:r>
              <w:rPr>
                <w:noProof/>
                <w:webHidden/>
              </w:rPr>
              <w:t>vii</w:t>
            </w:r>
            <w:r>
              <w:rPr>
                <w:noProof/>
                <w:webHidden/>
              </w:rPr>
              <w:fldChar w:fldCharType="end"/>
            </w:r>
          </w:hyperlink>
        </w:p>
        <w:p w14:paraId="3730711A" w14:textId="549D9354"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08" w:history="1">
            <w:r w:rsidRPr="00601375">
              <w:rPr>
                <w:rStyle w:val="Hyperlink"/>
                <w:noProof/>
              </w:rPr>
              <w:t>Chapter 1 – Introduction</w:t>
            </w:r>
            <w:r>
              <w:rPr>
                <w:noProof/>
                <w:webHidden/>
              </w:rPr>
              <w:tab/>
            </w:r>
            <w:r>
              <w:rPr>
                <w:noProof/>
                <w:webHidden/>
              </w:rPr>
              <w:fldChar w:fldCharType="begin"/>
            </w:r>
            <w:r>
              <w:rPr>
                <w:noProof/>
                <w:webHidden/>
              </w:rPr>
              <w:instrText xml:space="preserve"> PAGEREF _Toc36298208 \h </w:instrText>
            </w:r>
            <w:r>
              <w:rPr>
                <w:noProof/>
                <w:webHidden/>
              </w:rPr>
            </w:r>
            <w:r>
              <w:rPr>
                <w:noProof/>
                <w:webHidden/>
              </w:rPr>
              <w:fldChar w:fldCharType="separate"/>
            </w:r>
            <w:r>
              <w:rPr>
                <w:noProof/>
                <w:webHidden/>
              </w:rPr>
              <w:t>1</w:t>
            </w:r>
            <w:r>
              <w:rPr>
                <w:noProof/>
                <w:webHidden/>
              </w:rPr>
              <w:fldChar w:fldCharType="end"/>
            </w:r>
          </w:hyperlink>
        </w:p>
        <w:p w14:paraId="586FBFB2" w14:textId="3502BCFE"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09" w:history="1">
            <w:r w:rsidRPr="00601375">
              <w:rPr>
                <w:rStyle w:val="Hyperlink"/>
                <w:noProof/>
              </w:rPr>
              <w:t>Chapter 2 – Literature Review</w:t>
            </w:r>
            <w:r>
              <w:rPr>
                <w:noProof/>
                <w:webHidden/>
              </w:rPr>
              <w:tab/>
            </w:r>
            <w:r>
              <w:rPr>
                <w:noProof/>
                <w:webHidden/>
              </w:rPr>
              <w:fldChar w:fldCharType="begin"/>
            </w:r>
            <w:r>
              <w:rPr>
                <w:noProof/>
                <w:webHidden/>
              </w:rPr>
              <w:instrText xml:space="preserve"> PAGEREF _Toc36298209 \h </w:instrText>
            </w:r>
            <w:r>
              <w:rPr>
                <w:noProof/>
                <w:webHidden/>
              </w:rPr>
            </w:r>
            <w:r>
              <w:rPr>
                <w:noProof/>
                <w:webHidden/>
              </w:rPr>
              <w:fldChar w:fldCharType="separate"/>
            </w:r>
            <w:r>
              <w:rPr>
                <w:noProof/>
                <w:webHidden/>
              </w:rPr>
              <w:t>3</w:t>
            </w:r>
            <w:r>
              <w:rPr>
                <w:noProof/>
                <w:webHidden/>
              </w:rPr>
              <w:fldChar w:fldCharType="end"/>
            </w:r>
          </w:hyperlink>
        </w:p>
        <w:p w14:paraId="5219F3EB" w14:textId="75373B59"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0" w:history="1">
            <w:r w:rsidRPr="00601375">
              <w:rPr>
                <w:rStyle w:val="Hyperlink"/>
                <w:noProof/>
                <w:lang w:eastAsia="en-GB"/>
              </w:rPr>
              <w:t>2.1 Introduction</w:t>
            </w:r>
            <w:r>
              <w:rPr>
                <w:noProof/>
                <w:webHidden/>
              </w:rPr>
              <w:tab/>
            </w:r>
            <w:r>
              <w:rPr>
                <w:noProof/>
                <w:webHidden/>
              </w:rPr>
              <w:fldChar w:fldCharType="begin"/>
            </w:r>
            <w:r>
              <w:rPr>
                <w:noProof/>
                <w:webHidden/>
              </w:rPr>
              <w:instrText xml:space="preserve"> PAGEREF _Toc36298210 \h </w:instrText>
            </w:r>
            <w:r>
              <w:rPr>
                <w:noProof/>
                <w:webHidden/>
              </w:rPr>
            </w:r>
            <w:r>
              <w:rPr>
                <w:noProof/>
                <w:webHidden/>
              </w:rPr>
              <w:fldChar w:fldCharType="separate"/>
            </w:r>
            <w:r>
              <w:rPr>
                <w:noProof/>
                <w:webHidden/>
              </w:rPr>
              <w:t>3</w:t>
            </w:r>
            <w:r>
              <w:rPr>
                <w:noProof/>
                <w:webHidden/>
              </w:rPr>
              <w:fldChar w:fldCharType="end"/>
            </w:r>
          </w:hyperlink>
        </w:p>
        <w:p w14:paraId="48AF598F" w14:textId="79F411B7"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1" w:history="1">
            <w:r w:rsidRPr="00601375">
              <w:rPr>
                <w:rStyle w:val="Hyperlink"/>
                <w:noProof/>
                <w:lang w:eastAsia="en-GB"/>
              </w:rPr>
              <w:t>2.2 NHS and Data Collection</w:t>
            </w:r>
            <w:r>
              <w:rPr>
                <w:noProof/>
                <w:webHidden/>
              </w:rPr>
              <w:tab/>
            </w:r>
            <w:r>
              <w:rPr>
                <w:noProof/>
                <w:webHidden/>
              </w:rPr>
              <w:fldChar w:fldCharType="begin"/>
            </w:r>
            <w:r>
              <w:rPr>
                <w:noProof/>
                <w:webHidden/>
              </w:rPr>
              <w:instrText xml:space="preserve"> PAGEREF _Toc36298211 \h </w:instrText>
            </w:r>
            <w:r>
              <w:rPr>
                <w:noProof/>
                <w:webHidden/>
              </w:rPr>
            </w:r>
            <w:r>
              <w:rPr>
                <w:noProof/>
                <w:webHidden/>
              </w:rPr>
              <w:fldChar w:fldCharType="separate"/>
            </w:r>
            <w:r>
              <w:rPr>
                <w:noProof/>
                <w:webHidden/>
              </w:rPr>
              <w:t>3</w:t>
            </w:r>
            <w:r>
              <w:rPr>
                <w:noProof/>
                <w:webHidden/>
              </w:rPr>
              <w:fldChar w:fldCharType="end"/>
            </w:r>
          </w:hyperlink>
        </w:p>
        <w:p w14:paraId="0A0B9EF7" w14:textId="5FB25AA2"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2" w:history="1">
            <w:r w:rsidRPr="00601375">
              <w:rPr>
                <w:rStyle w:val="Hyperlink"/>
                <w:noProof/>
                <w:lang w:eastAsia="en-GB"/>
              </w:rPr>
              <w:t>2.3 Micro-Processors</w:t>
            </w:r>
            <w:r>
              <w:rPr>
                <w:noProof/>
                <w:webHidden/>
              </w:rPr>
              <w:tab/>
            </w:r>
            <w:r>
              <w:rPr>
                <w:noProof/>
                <w:webHidden/>
              </w:rPr>
              <w:fldChar w:fldCharType="begin"/>
            </w:r>
            <w:r>
              <w:rPr>
                <w:noProof/>
                <w:webHidden/>
              </w:rPr>
              <w:instrText xml:space="preserve"> PAGEREF _Toc36298212 \h </w:instrText>
            </w:r>
            <w:r>
              <w:rPr>
                <w:noProof/>
                <w:webHidden/>
              </w:rPr>
            </w:r>
            <w:r>
              <w:rPr>
                <w:noProof/>
                <w:webHidden/>
              </w:rPr>
              <w:fldChar w:fldCharType="separate"/>
            </w:r>
            <w:r>
              <w:rPr>
                <w:noProof/>
                <w:webHidden/>
              </w:rPr>
              <w:t>5</w:t>
            </w:r>
            <w:r>
              <w:rPr>
                <w:noProof/>
                <w:webHidden/>
              </w:rPr>
              <w:fldChar w:fldCharType="end"/>
            </w:r>
          </w:hyperlink>
        </w:p>
        <w:p w14:paraId="7ADE1F4D" w14:textId="4D230855"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3" w:history="1">
            <w:r w:rsidRPr="00601375">
              <w:rPr>
                <w:rStyle w:val="Hyperlink"/>
                <w:noProof/>
                <w:lang w:eastAsia="en-GB"/>
              </w:rPr>
              <w:t>2.4 Mobile Applications</w:t>
            </w:r>
            <w:r>
              <w:rPr>
                <w:noProof/>
                <w:webHidden/>
              </w:rPr>
              <w:tab/>
            </w:r>
            <w:r>
              <w:rPr>
                <w:noProof/>
                <w:webHidden/>
              </w:rPr>
              <w:fldChar w:fldCharType="begin"/>
            </w:r>
            <w:r>
              <w:rPr>
                <w:noProof/>
                <w:webHidden/>
              </w:rPr>
              <w:instrText xml:space="preserve"> PAGEREF _Toc36298213 \h </w:instrText>
            </w:r>
            <w:r>
              <w:rPr>
                <w:noProof/>
                <w:webHidden/>
              </w:rPr>
            </w:r>
            <w:r>
              <w:rPr>
                <w:noProof/>
                <w:webHidden/>
              </w:rPr>
              <w:fldChar w:fldCharType="separate"/>
            </w:r>
            <w:r>
              <w:rPr>
                <w:noProof/>
                <w:webHidden/>
              </w:rPr>
              <w:t>6</w:t>
            </w:r>
            <w:r>
              <w:rPr>
                <w:noProof/>
                <w:webHidden/>
              </w:rPr>
              <w:fldChar w:fldCharType="end"/>
            </w:r>
          </w:hyperlink>
        </w:p>
        <w:p w14:paraId="3663C84E" w14:textId="2631460C"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4" w:history="1">
            <w:r w:rsidRPr="00601375">
              <w:rPr>
                <w:rStyle w:val="Hyperlink"/>
                <w:noProof/>
                <w:lang w:eastAsia="en-GB"/>
              </w:rPr>
              <w:t>2.5 Summary</w:t>
            </w:r>
            <w:r>
              <w:rPr>
                <w:noProof/>
                <w:webHidden/>
              </w:rPr>
              <w:tab/>
            </w:r>
            <w:r>
              <w:rPr>
                <w:noProof/>
                <w:webHidden/>
              </w:rPr>
              <w:fldChar w:fldCharType="begin"/>
            </w:r>
            <w:r>
              <w:rPr>
                <w:noProof/>
                <w:webHidden/>
              </w:rPr>
              <w:instrText xml:space="preserve"> PAGEREF _Toc36298214 \h </w:instrText>
            </w:r>
            <w:r>
              <w:rPr>
                <w:noProof/>
                <w:webHidden/>
              </w:rPr>
            </w:r>
            <w:r>
              <w:rPr>
                <w:noProof/>
                <w:webHidden/>
              </w:rPr>
              <w:fldChar w:fldCharType="separate"/>
            </w:r>
            <w:r>
              <w:rPr>
                <w:noProof/>
                <w:webHidden/>
              </w:rPr>
              <w:t>7</w:t>
            </w:r>
            <w:r>
              <w:rPr>
                <w:noProof/>
                <w:webHidden/>
              </w:rPr>
              <w:fldChar w:fldCharType="end"/>
            </w:r>
          </w:hyperlink>
        </w:p>
        <w:p w14:paraId="2D083194" w14:textId="6ED9A8D8"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15" w:history="1">
            <w:r w:rsidRPr="00601375">
              <w:rPr>
                <w:rStyle w:val="Hyperlink"/>
                <w:noProof/>
              </w:rPr>
              <w:t>Chapter 3 – Methodology</w:t>
            </w:r>
            <w:r>
              <w:rPr>
                <w:noProof/>
                <w:webHidden/>
              </w:rPr>
              <w:tab/>
            </w:r>
            <w:r>
              <w:rPr>
                <w:noProof/>
                <w:webHidden/>
              </w:rPr>
              <w:fldChar w:fldCharType="begin"/>
            </w:r>
            <w:r>
              <w:rPr>
                <w:noProof/>
                <w:webHidden/>
              </w:rPr>
              <w:instrText xml:space="preserve"> PAGEREF _Toc36298215 \h </w:instrText>
            </w:r>
            <w:r>
              <w:rPr>
                <w:noProof/>
                <w:webHidden/>
              </w:rPr>
            </w:r>
            <w:r>
              <w:rPr>
                <w:noProof/>
                <w:webHidden/>
              </w:rPr>
              <w:fldChar w:fldCharType="separate"/>
            </w:r>
            <w:r>
              <w:rPr>
                <w:noProof/>
                <w:webHidden/>
              </w:rPr>
              <w:t>8</w:t>
            </w:r>
            <w:r>
              <w:rPr>
                <w:noProof/>
                <w:webHidden/>
              </w:rPr>
              <w:fldChar w:fldCharType="end"/>
            </w:r>
          </w:hyperlink>
        </w:p>
        <w:p w14:paraId="2E62BB0E" w14:textId="5F5D991B"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6" w:history="1">
            <w:r w:rsidRPr="00601375">
              <w:rPr>
                <w:rStyle w:val="Hyperlink"/>
                <w:noProof/>
              </w:rPr>
              <w:t>3.1 Project Overview</w:t>
            </w:r>
            <w:r>
              <w:rPr>
                <w:noProof/>
                <w:webHidden/>
              </w:rPr>
              <w:tab/>
            </w:r>
            <w:r>
              <w:rPr>
                <w:noProof/>
                <w:webHidden/>
              </w:rPr>
              <w:fldChar w:fldCharType="begin"/>
            </w:r>
            <w:r>
              <w:rPr>
                <w:noProof/>
                <w:webHidden/>
              </w:rPr>
              <w:instrText xml:space="preserve"> PAGEREF _Toc36298216 \h </w:instrText>
            </w:r>
            <w:r>
              <w:rPr>
                <w:noProof/>
                <w:webHidden/>
              </w:rPr>
            </w:r>
            <w:r>
              <w:rPr>
                <w:noProof/>
                <w:webHidden/>
              </w:rPr>
              <w:fldChar w:fldCharType="separate"/>
            </w:r>
            <w:r>
              <w:rPr>
                <w:noProof/>
                <w:webHidden/>
              </w:rPr>
              <w:t>9</w:t>
            </w:r>
            <w:r>
              <w:rPr>
                <w:noProof/>
                <w:webHidden/>
              </w:rPr>
              <w:fldChar w:fldCharType="end"/>
            </w:r>
          </w:hyperlink>
        </w:p>
        <w:p w14:paraId="1CAEDC15" w14:textId="54D3B1C1"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17" w:history="1">
            <w:r w:rsidRPr="00601375">
              <w:rPr>
                <w:rStyle w:val="Hyperlink"/>
                <w:noProof/>
              </w:rPr>
              <w:t>3.2 Analysis</w:t>
            </w:r>
            <w:r>
              <w:rPr>
                <w:noProof/>
                <w:webHidden/>
              </w:rPr>
              <w:tab/>
            </w:r>
            <w:r>
              <w:rPr>
                <w:noProof/>
                <w:webHidden/>
              </w:rPr>
              <w:fldChar w:fldCharType="begin"/>
            </w:r>
            <w:r>
              <w:rPr>
                <w:noProof/>
                <w:webHidden/>
              </w:rPr>
              <w:instrText xml:space="preserve"> PAGEREF _Toc36298217 \h </w:instrText>
            </w:r>
            <w:r>
              <w:rPr>
                <w:noProof/>
                <w:webHidden/>
              </w:rPr>
            </w:r>
            <w:r>
              <w:rPr>
                <w:noProof/>
                <w:webHidden/>
              </w:rPr>
              <w:fldChar w:fldCharType="separate"/>
            </w:r>
            <w:r>
              <w:rPr>
                <w:noProof/>
                <w:webHidden/>
              </w:rPr>
              <w:t>9</w:t>
            </w:r>
            <w:r>
              <w:rPr>
                <w:noProof/>
                <w:webHidden/>
              </w:rPr>
              <w:fldChar w:fldCharType="end"/>
            </w:r>
          </w:hyperlink>
        </w:p>
        <w:p w14:paraId="7B3DDCDB" w14:textId="0D0F00DC"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18" w:history="1">
            <w:r w:rsidRPr="00601375">
              <w:rPr>
                <w:rStyle w:val="Hyperlink"/>
                <w:noProof/>
              </w:rPr>
              <w:t>Aims &amp; Objectives</w:t>
            </w:r>
            <w:r>
              <w:rPr>
                <w:noProof/>
                <w:webHidden/>
              </w:rPr>
              <w:tab/>
            </w:r>
            <w:r>
              <w:rPr>
                <w:noProof/>
                <w:webHidden/>
              </w:rPr>
              <w:fldChar w:fldCharType="begin"/>
            </w:r>
            <w:r>
              <w:rPr>
                <w:noProof/>
                <w:webHidden/>
              </w:rPr>
              <w:instrText xml:space="preserve"> PAGEREF _Toc36298218 \h </w:instrText>
            </w:r>
            <w:r>
              <w:rPr>
                <w:noProof/>
                <w:webHidden/>
              </w:rPr>
            </w:r>
            <w:r>
              <w:rPr>
                <w:noProof/>
                <w:webHidden/>
              </w:rPr>
              <w:fldChar w:fldCharType="separate"/>
            </w:r>
            <w:r>
              <w:rPr>
                <w:noProof/>
                <w:webHidden/>
              </w:rPr>
              <w:t>9</w:t>
            </w:r>
            <w:r>
              <w:rPr>
                <w:noProof/>
                <w:webHidden/>
              </w:rPr>
              <w:fldChar w:fldCharType="end"/>
            </w:r>
          </w:hyperlink>
        </w:p>
        <w:p w14:paraId="0F4EA57D" w14:textId="2FCC3686"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19" w:history="1">
            <w:r w:rsidRPr="00601375">
              <w:rPr>
                <w:rStyle w:val="Hyperlink"/>
                <w:noProof/>
              </w:rPr>
              <w:t>Functional &amp; Non-Functional Requirements</w:t>
            </w:r>
            <w:r>
              <w:rPr>
                <w:noProof/>
                <w:webHidden/>
              </w:rPr>
              <w:tab/>
            </w:r>
            <w:r>
              <w:rPr>
                <w:noProof/>
                <w:webHidden/>
              </w:rPr>
              <w:fldChar w:fldCharType="begin"/>
            </w:r>
            <w:r>
              <w:rPr>
                <w:noProof/>
                <w:webHidden/>
              </w:rPr>
              <w:instrText xml:space="preserve"> PAGEREF _Toc36298219 \h </w:instrText>
            </w:r>
            <w:r>
              <w:rPr>
                <w:noProof/>
                <w:webHidden/>
              </w:rPr>
            </w:r>
            <w:r>
              <w:rPr>
                <w:noProof/>
                <w:webHidden/>
              </w:rPr>
              <w:fldChar w:fldCharType="separate"/>
            </w:r>
            <w:r>
              <w:rPr>
                <w:noProof/>
                <w:webHidden/>
              </w:rPr>
              <w:t>11</w:t>
            </w:r>
            <w:r>
              <w:rPr>
                <w:noProof/>
                <w:webHidden/>
              </w:rPr>
              <w:fldChar w:fldCharType="end"/>
            </w:r>
          </w:hyperlink>
        </w:p>
        <w:p w14:paraId="572F5D7D" w14:textId="48506587"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0" w:history="1">
            <w:r w:rsidRPr="00601375">
              <w:rPr>
                <w:rStyle w:val="Hyperlink"/>
                <w:noProof/>
              </w:rPr>
              <w:t>Further Analysis</w:t>
            </w:r>
            <w:r>
              <w:rPr>
                <w:noProof/>
                <w:webHidden/>
              </w:rPr>
              <w:tab/>
            </w:r>
            <w:r>
              <w:rPr>
                <w:noProof/>
                <w:webHidden/>
              </w:rPr>
              <w:fldChar w:fldCharType="begin"/>
            </w:r>
            <w:r>
              <w:rPr>
                <w:noProof/>
                <w:webHidden/>
              </w:rPr>
              <w:instrText xml:space="preserve"> PAGEREF _Toc36298220 \h </w:instrText>
            </w:r>
            <w:r>
              <w:rPr>
                <w:noProof/>
                <w:webHidden/>
              </w:rPr>
            </w:r>
            <w:r>
              <w:rPr>
                <w:noProof/>
                <w:webHidden/>
              </w:rPr>
              <w:fldChar w:fldCharType="separate"/>
            </w:r>
            <w:r>
              <w:rPr>
                <w:noProof/>
                <w:webHidden/>
              </w:rPr>
              <w:t>13</w:t>
            </w:r>
            <w:r>
              <w:rPr>
                <w:noProof/>
                <w:webHidden/>
              </w:rPr>
              <w:fldChar w:fldCharType="end"/>
            </w:r>
          </w:hyperlink>
        </w:p>
        <w:p w14:paraId="4F225D46" w14:textId="347CCDB4"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21" w:history="1">
            <w:r w:rsidRPr="00601375">
              <w:rPr>
                <w:rStyle w:val="Hyperlink"/>
                <w:noProof/>
              </w:rPr>
              <w:t>3.3 Design</w:t>
            </w:r>
            <w:r>
              <w:rPr>
                <w:noProof/>
                <w:webHidden/>
              </w:rPr>
              <w:tab/>
            </w:r>
            <w:r>
              <w:rPr>
                <w:noProof/>
                <w:webHidden/>
              </w:rPr>
              <w:fldChar w:fldCharType="begin"/>
            </w:r>
            <w:r>
              <w:rPr>
                <w:noProof/>
                <w:webHidden/>
              </w:rPr>
              <w:instrText xml:space="preserve"> PAGEREF _Toc36298221 \h </w:instrText>
            </w:r>
            <w:r>
              <w:rPr>
                <w:noProof/>
                <w:webHidden/>
              </w:rPr>
            </w:r>
            <w:r>
              <w:rPr>
                <w:noProof/>
                <w:webHidden/>
              </w:rPr>
              <w:fldChar w:fldCharType="separate"/>
            </w:r>
            <w:r>
              <w:rPr>
                <w:noProof/>
                <w:webHidden/>
              </w:rPr>
              <w:t>13</w:t>
            </w:r>
            <w:r>
              <w:rPr>
                <w:noProof/>
                <w:webHidden/>
              </w:rPr>
              <w:fldChar w:fldCharType="end"/>
            </w:r>
          </w:hyperlink>
        </w:p>
        <w:p w14:paraId="7461309A" w14:textId="143B5319"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22" w:history="1">
            <w:r w:rsidRPr="00601375">
              <w:rPr>
                <w:rStyle w:val="Hyperlink"/>
                <w:noProof/>
              </w:rPr>
              <w:t>3.4 Implementation</w:t>
            </w:r>
            <w:r>
              <w:rPr>
                <w:noProof/>
                <w:webHidden/>
              </w:rPr>
              <w:tab/>
            </w:r>
            <w:r>
              <w:rPr>
                <w:noProof/>
                <w:webHidden/>
              </w:rPr>
              <w:fldChar w:fldCharType="begin"/>
            </w:r>
            <w:r>
              <w:rPr>
                <w:noProof/>
                <w:webHidden/>
              </w:rPr>
              <w:instrText xml:space="preserve"> PAGEREF _Toc36298222 \h </w:instrText>
            </w:r>
            <w:r>
              <w:rPr>
                <w:noProof/>
                <w:webHidden/>
              </w:rPr>
            </w:r>
            <w:r>
              <w:rPr>
                <w:noProof/>
                <w:webHidden/>
              </w:rPr>
              <w:fldChar w:fldCharType="separate"/>
            </w:r>
            <w:r>
              <w:rPr>
                <w:noProof/>
                <w:webHidden/>
              </w:rPr>
              <w:t>17</w:t>
            </w:r>
            <w:r>
              <w:rPr>
                <w:noProof/>
                <w:webHidden/>
              </w:rPr>
              <w:fldChar w:fldCharType="end"/>
            </w:r>
          </w:hyperlink>
        </w:p>
        <w:p w14:paraId="4F926C8B" w14:textId="795AD846"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3" w:history="1">
            <w:r w:rsidRPr="00601375">
              <w:rPr>
                <w:rStyle w:val="Hyperlink"/>
                <w:noProof/>
              </w:rPr>
              <w:t>Server</w:t>
            </w:r>
            <w:r>
              <w:rPr>
                <w:noProof/>
                <w:webHidden/>
              </w:rPr>
              <w:tab/>
            </w:r>
            <w:r>
              <w:rPr>
                <w:noProof/>
                <w:webHidden/>
              </w:rPr>
              <w:fldChar w:fldCharType="begin"/>
            </w:r>
            <w:r>
              <w:rPr>
                <w:noProof/>
                <w:webHidden/>
              </w:rPr>
              <w:instrText xml:space="preserve"> PAGEREF _Toc36298223 \h </w:instrText>
            </w:r>
            <w:r>
              <w:rPr>
                <w:noProof/>
                <w:webHidden/>
              </w:rPr>
            </w:r>
            <w:r>
              <w:rPr>
                <w:noProof/>
                <w:webHidden/>
              </w:rPr>
              <w:fldChar w:fldCharType="separate"/>
            </w:r>
            <w:r>
              <w:rPr>
                <w:noProof/>
                <w:webHidden/>
              </w:rPr>
              <w:t>17</w:t>
            </w:r>
            <w:r>
              <w:rPr>
                <w:noProof/>
                <w:webHidden/>
              </w:rPr>
              <w:fldChar w:fldCharType="end"/>
            </w:r>
          </w:hyperlink>
        </w:p>
        <w:p w14:paraId="3F5B0037" w14:textId="09F7FB71"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4" w:history="1">
            <w:r w:rsidRPr="00601375">
              <w:rPr>
                <w:rStyle w:val="Hyperlink"/>
                <w:noProof/>
              </w:rPr>
              <w:t>Mobile Application</w:t>
            </w:r>
            <w:r>
              <w:rPr>
                <w:noProof/>
                <w:webHidden/>
              </w:rPr>
              <w:tab/>
            </w:r>
            <w:r>
              <w:rPr>
                <w:noProof/>
                <w:webHidden/>
              </w:rPr>
              <w:fldChar w:fldCharType="begin"/>
            </w:r>
            <w:r>
              <w:rPr>
                <w:noProof/>
                <w:webHidden/>
              </w:rPr>
              <w:instrText xml:space="preserve"> PAGEREF _Toc36298224 \h </w:instrText>
            </w:r>
            <w:r>
              <w:rPr>
                <w:noProof/>
                <w:webHidden/>
              </w:rPr>
            </w:r>
            <w:r>
              <w:rPr>
                <w:noProof/>
                <w:webHidden/>
              </w:rPr>
              <w:fldChar w:fldCharType="separate"/>
            </w:r>
            <w:r>
              <w:rPr>
                <w:noProof/>
                <w:webHidden/>
              </w:rPr>
              <w:t>17</w:t>
            </w:r>
            <w:r>
              <w:rPr>
                <w:noProof/>
                <w:webHidden/>
              </w:rPr>
              <w:fldChar w:fldCharType="end"/>
            </w:r>
          </w:hyperlink>
        </w:p>
        <w:p w14:paraId="21241127" w14:textId="0E1861E4"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5" w:history="1">
            <w:r w:rsidRPr="00601375">
              <w:rPr>
                <w:rStyle w:val="Hyperlink"/>
                <w:noProof/>
              </w:rPr>
              <w:t>Website Application</w:t>
            </w:r>
            <w:r>
              <w:rPr>
                <w:noProof/>
                <w:webHidden/>
              </w:rPr>
              <w:tab/>
            </w:r>
            <w:r>
              <w:rPr>
                <w:noProof/>
                <w:webHidden/>
              </w:rPr>
              <w:fldChar w:fldCharType="begin"/>
            </w:r>
            <w:r>
              <w:rPr>
                <w:noProof/>
                <w:webHidden/>
              </w:rPr>
              <w:instrText xml:space="preserve"> PAGEREF _Toc36298225 \h </w:instrText>
            </w:r>
            <w:r>
              <w:rPr>
                <w:noProof/>
                <w:webHidden/>
              </w:rPr>
            </w:r>
            <w:r>
              <w:rPr>
                <w:noProof/>
                <w:webHidden/>
              </w:rPr>
              <w:fldChar w:fldCharType="separate"/>
            </w:r>
            <w:r>
              <w:rPr>
                <w:noProof/>
                <w:webHidden/>
              </w:rPr>
              <w:t>18</w:t>
            </w:r>
            <w:r>
              <w:rPr>
                <w:noProof/>
                <w:webHidden/>
              </w:rPr>
              <w:fldChar w:fldCharType="end"/>
            </w:r>
          </w:hyperlink>
        </w:p>
        <w:p w14:paraId="7FB2D078" w14:textId="67998976"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6" w:history="1">
            <w:r w:rsidRPr="00601375">
              <w:rPr>
                <w:rStyle w:val="Hyperlink"/>
                <w:noProof/>
              </w:rPr>
              <w:t>IoT device</w:t>
            </w:r>
            <w:r>
              <w:rPr>
                <w:noProof/>
                <w:webHidden/>
              </w:rPr>
              <w:tab/>
            </w:r>
            <w:r>
              <w:rPr>
                <w:noProof/>
                <w:webHidden/>
              </w:rPr>
              <w:fldChar w:fldCharType="begin"/>
            </w:r>
            <w:r>
              <w:rPr>
                <w:noProof/>
                <w:webHidden/>
              </w:rPr>
              <w:instrText xml:space="preserve"> PAGEREF _Toc36298226 \h </w:instrText>
            </w:r>
            <w:r>
              <w:rPr>
                <w:noProof/>
                <w:webHidden/>
              </w:rPr>
            </w:r>
            <w:r>
              <w:rPr>
                <w:noProof/>
                <w:webHidden/>
              </w:rPr>
              <w:fldChar w:fldCharType="separate"/>
            </w:r>
            <w:r>
              <w:rPr>
                <w:noProof/>
                <w:webHidden/>
              </w:rPr>
              <w:t>19</w:t>
            </w:r>
            <w:r>
              <w:rPr>
                <w:noProof/>
                <w:webHidden/>
              </w:rPr>
              <w:fldChar w:fldCharType="end"/>
            </w:r>
          </w:hyperlink>
        </w:p>
        <w:p w14:paraId="09F47A7E" w14:textId="0ADF0520" w:rsidR="00531414" w:rsidRDefault="00531414">
          <w:pPr>
            <w:pStyle w:val="TOC2"/>
            <w:tabs>
              <w:tab w:val="right" w:leader="dot" w:pos="7831"/>
            </w:tabs>
            <w:rPr>
              <w:rFonts w:asciiTheme="minorHAnsi" w:eastAsiaTheme="minorEastAsia" w:hAnsiTheme="minorHAnsi" w:cstheme="minorBidi"/>
              <w:noProof/>
              <w:sz w:val="22"/>
              <w:szCs w:val="22"/>
              <w:lang w:eastAsia="en-GB"/>
            </w:rPr>
          </w:pPr>
          <w:hyperlink w:anchor="_Toc36298227" w:history="1">
            <w:r w:rsidRPr="00601375">
              <w:rPr>
                <w:rStyle w:val="Hyperlink"/>
                <w:noProof/>
              </w:rPr>
              <w:t>3.5 Evaluation</w:t>
            </w:r>
            <w:r>
              <w:rPr>
                <w:noProof/>
                <w:webHidden/>
              </w:rPr>
              <w:tab/>
            </w:r>
            <w:r>
              <w:rPr>
                <w:noProof/>
                <w:webHidden/>
              </w:rPr>
              <w:fldChar w:fldCharType="begin"/>
            </w:r>
            <w:r>
              <w:rPr>
                <w:noProof/>
                <w:webHidden/>
              </w:rPr>
              <w:instrText xml:space="preserve"> PAGEREF _Toc36298227 \h </w:instrText>
            </w:r>
            <w:r>
              <w:rPr>
                <w:noProof/>
                <w:webHidden/>
              </w:rPr>
            </w:r>
            <w:r>
              <w:rPr>
                <w:noProof/>
                <w:webHidden/>
              </w:rPr>
              <w:fldChar w:fldCharType="separate"/>
            </w:r>
            <w:r>
              <w:rPr>
                <w:noProof/>
                <w:webHidden/>
              </w:rPr>
              <w:t>20</w:t>
            </w:r>
            <w:r>
              <w:rPr>
                <w:noProof/>
                <w:webHidden/>
              </w:rPr>
              <w:fldChar w:fldCharType="end"/>
            </w:r>
          </w:hyperlink>
        </w:p>
        <w:p w14:paraId="030BE0A9" w14:textId="3510A88C"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8" w:history="1">
            <w:r w:rsidRPr="00601375">
              <w:rPr>
                <w:rStyle w:val="Hyperlink"/>
                <w:noProof/>
              </w:rPr>
              <w:t>System Testing</w:t>
            </w:r>
            <w:r>
              <w:rPr>
                <w:noProof/>
                <w:webHidden/>
              </w:rPr>
              <w:tab/>
            </w:r>
            <w:r>
              <w:rPr>
                <w:noProof/>
                <w:webHidden/>
              </w:rPr>
              <w:fldChar w:fldCharType="begin"/>
            </w:r>
            <w:r>
              <w:rPr>
                <w:noProof/>
                <w:webHidden/>
              </w:rPr>
              <w:instrText xml:space="preserve"> PAGEREF _Toc36298228 \h </w:instrText>
            </w:r>
            <w:r>
              <w:rPr>
                <w:noProof/>
                <w:webHidden/>
              </w:rPr>
            </w:r>
            <w:r>
              <w:rPr>
                <w:noProof/>
                <w:webHidden/>
              </w:rPr>
              <w:fldChar w:fldCharType="separate"/>
            </w:r>
            <w:r>
              <w:rPr>
                <w:noProof/>
                <w:webHidden/>
              </w:rPr>
              <w:t>20</w:t>
            </w:r>
            <w:r>
              <w:rPr>
                <w:noProof/>
                <w:webHidden/>
              </w:rPr>
              <w:fldChar w:fldCharType="end"/>
            </w:r>
          </w:hyperlink>
        </w:p>
        <w:p w14:paraId="79B65F4D" w14:textId="605944C3"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29" w:history="1">
            <w:r w:rsidRPr="00601375">
              <w:rPr>
                <w:rStyle w:val="Hyperlink"/>
                <w:noProof/>
              </w:rPr>
              <w:t>Unit Tests</w:t>
            </w:r>
            <w:r>
              <w:rPr>
                <w:noProof/>
                <w:webHidden/>
              </w:rPr>
              <w:tab/>
            </w:r>
            <w:r>
              <w:rPr>
                <w:noProof/>
                <w:webHidden/>
              </w:rPr>
              <w:fldChar w:fldCharType="begin"/>
            </w:r>
            <w:r>
              <w:rPr>
                <w:noProof/>
                <w:webHidden/>
              </w:rPr>
              <w:instrText xml:space="preserve"> PAGEREF _Toc36298229 \h </w:instrText>
            </w:r>
            <w:r>
              <w:rPr>
                <w:noProof/>
                <w:webHidden/>
              </w:rPr>
            </w:r>
            <w:r>
              <w:rPr>
                <w:noProof/>
                <w:webHidden/>
              </w:rPr>
              <w:fldChar w:fldCharType="separate"/>
            </w:r>
            <w:r>
              <w:rPr>
                <w:noProof/>
                <w:webHidden/>
              </w:rPr>
              <w:t>20</w:t>
            </w:r>
            <w:r>
              <w:rPr>
                <w:noProof/>
                <w:webHidden/>
              </w:rPr>
              <w:fldChar w:fldCharType="end"/>
            </w:r>
          </w:hyperlink>
        </w:p>
        <w:p w14:paraId="6472F7BF" w14:textId="286969D1" w:rsidR="00531414" w:rsidRDefault="00531414">
          <w:pPr>
            <w:pStyle w:val="TOC3"/>
            <w:tabs>
              <w:tab w:val="right" w:leader="dot" w:pos="7831"/>
            </w:tabs>
            <w:rPr>
              <w:rFonts w:asciiTheme="minorHAnsi" w:eastAsiaTheme="minorEastAsia" w:hAnsiTheme="minorHAnsi" w:cstheme="minorBidi"/>
              <w:noProof/>
              <w:sz w:val="22"/>
              <w:szCs w:val="22"/>
              <w:lang w:eastAsia="en-GB"/>
            </w:rPr>
          </w:pPr>
          <w:hyperlink w:anchor="_Toc36298230" w:history="1">
            <w:r w:rsidRPr="00601375">
              <w:rPr>
                <w:rStyle w:val="Hyperlink"/>
                <w:noProof/>
              </w:rPr>
              <w:t>Functional &amp; Non-Functional Requirement Tests</w:t>
            </w:r>
            <w:r>
              <w:rPr>
                <w:noProof/>
                <w:webHidden/>
              </w:rPr>
              <w:tab/>
            </w:r>
            <w:r>
              <w:rPr>
                <w:noProof/>
                <w:webHidden/>
              </w:rPr>
              <w:fldChar w:fldCharType="begin"/>
            </w:r>
            <w:r>
              <w:rPr>
                <w:noProof/>
                <w:webHidden/>
              </w:rPr>
              <w:instrText xml:space="preserve"> PAGEREF _Toc36298230 \h </w:instrText>
            </w:r>
            <w:r>
              <w:rPr>
                <w:noProof/>
                <w:webHidden/>
              </w:rPr>
            </w:r>
            <w:r>
              <w:rPr>
                <w:noProof/>
                <w:webHidden/>
              </w:rPr>
              <w:fldChar w:fldCharType="separate"/>
            </w:r>
            <w:r>
              <w:rPr>
                <w:noProof/>
                <w:webHidden/>
              </w:rPr>
              <w:t>20</w:t>
            </w:r>
            <w:r>
              <w:rPr>
                <w:noProof/>
                <w:webHidden/>
              </w:rPr>
              <w:fldChar w:fldCharType="end"/>
            </w:r>
          </w:hyperlink>
        </w:p>
        <w:p w14:paraId="29974503" w14:textId="6501DE52"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1" w:history="1">
            <w:r w:rsidRPr="00601375">
              <w:rPr>
                <w:rStyle w:val="Hyperlink"/>
                <w:noProof/>
              </w:rPr>
              <w:t>Chapter 4 – Results</w:t>
            </w:r>
            <w:r>
              <w:rPr>
                <w:noProof/>
                <w:webHidden/>
              </w:rPr>
              <w:tab/>
            </w:r>
            <w:r>
              <w:rPr>
                <w:noProof/>
                <w:webHidden/>
              </w:rPr>
              <w:fldChar w:fldCharType="begin"/>
            </w:r>
            <w:r>
              <w:rPr>
                <w:noProof/>
                <w:webHidden/>
              </w:rPr>
              <w:instrText xml:space="preserve"> PAGEREF _Toc36298231 \h </w:instrText>
            </w:r>
            <w:r>
              <w:rPr>
                <w:noProof/>
                <w:webHidden/>
              </w:rPr>
            </w:r>
            <w:r>
              <w:rPr>
                <w:noProof/>
                <w:webHidden/>
              </w:rPr>
              <w:fldChar w:fldCharType="separate"/>
            </w:r>
            <w:r>
              <w:rPr>
                <w:noProof/>
                <w:webHidden/>
              </w:rPr>
              <w:t>21</w:t>
            </w:r>
            <w:r>
              <w:rPr>
                <w:noProof/>
                <w:webHidden/>
              </w:rPr>
              <w:fldChar w:fldCharType="end"/>
            </w:r>
          </w:hyperlink>
        </w:p>
        <w:p w14:paraId="2B3F49C6" w14:textId="6AF2A140"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2" w:history="1">
            <w:r w:rsidRPr="00601375">
              <w:rPr>
                <w:rStyle w:val="Hyperlink"/>
                <w:noProof/>
              </w:rPr>
              <w:t>Chapter 5 – Discussion</w:t>
            </w:r>
            <w:r>
              <w:rPr>
                <w:noProof/>
                <w:webHidden/>
              </w:rPr>
              <w:tab/>
            </w:r>
            <w:r>
              <w:rPr>
                <w:noProof/>
                <w:webHidden/>
              </w:rPr>
              <w:fldChar w:fldCharType="begin"/>
            </w:r>
            <w:r>
              <w:rPr>
                <w:noProof/>
                <w:webHidden/>
              </w:rPr>
              <w:instrText xml:space="preserve"> PAGEREF _Toc36298232 \h </w:instrText>
            </w:r>
            <w:r>
              <w:rPr>
                <w:noProof/>
                <w:webHidden/>
              </w:rPr>
            </w:r>
            <w:r>
              <w:rPr>
                <w:noProof/>
                <w:webHidden/>
              </w:rPr>
              <w:fldChar w:fldCharType="separate"/>
            </w:r>
            <w:r>
              <w:rPr>
                <w:noProof/>
                <w:webHidden/>
              </w:rPr>
              <w:t>21</w:t>
            </w:r>
            <w:r>
              <w:rPr>
                <w:noProof/>
                <w:webHidden/>
              </w:rPr>
              <w:fldChar w:fldCharType="end"/>
            </w:r>
          </w:hyperlink>
        </w:p>
        <w:p w14:paraId="35FE07EC" w14:textId="550C2473"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3" w:history="1">
            <w:r w:rsidRPr="00601375">
              <w:rPr>
                <w:rStyle w:val="Hyperlink"/>
                <w:noProof/>
              </w:rPr>
              <w:t>Chapter 6 – Conclusions &amp; Future Work</w:t>
            </w:r>
            <w:r>
              <w:rPr>
                <w:noProof/>
                <w:webHidden/>
              </w:rPr>
              <w:tab/>
            </w:r>
            <w:r>
              <w:rPr>
                <w:noProof/>
                <w:webHidden/>
              </w:rPr>
              <w:fldChar w:fldCharType="begin"/>
            </w:r>
            <w:r>
              <w:rPr>
                <w:noProof/>
                <w:webHidden/>
              </w:rPr>
              <w:instrText xml:space="preserve"> PAGEREF _Toc36298233 \h </w:instrText>
            </w:r>
            <w:r>
              <w:rPr>
                <w:noProof/>
                <w:webHidden/>
              </w:rPr>
            </w:r>
            <w:r>
              <w:rPr>
                <w:noProof/>
                <w:webHidden/>
              </w:rPr>
              <w:fldChar w:fldCharType="separate"/>
            </w:r>
            <w:r>
              <w:rPr>
                <w:noProof/>
                <w:webHidden/>
              </w:rPr>
              <w:t>21</w:t>
            </w:r>
            <w:r>
              <w:rPr>
                <w:noProof/>
                <w:webHidden/>
              </w:rPr>
              <w:fldChar w:fldCharType="end"/>
            </w:r>
          </w:hyperlink>
        </w:p>
        <w:p w14:paraId="6D82BE26" w14:textId="382541A0"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4" w:history="1">
            <w:r w:rsidRPr="00601375">
              <w:rPr>
                <w:rStyle w:val="Hyperlink"/>
                <w:noProof/>
              </w:rPr>
              <w:t>List of References</w:t>
            </w:r>
            <w:r>
              <w:rPr>
                <w:noProof/>
                <w:webHidden/>
              </w:rPr>
              <w:tab/>
            </w:r>
            <w:r>
              <w:rPr>
                <w:noProof/>
                <w:webHidden/>
              </w:rPr>
              <w:fldChar w:fldCharType="begin"/>
            </w:r>
            <w:r>
              <w:rPr>
                <w:noProof/>
                <w:webHidden/>
              </w:rPr>
              <w:instrText xml:space="preserve"> PAGEREF _Toc36298234 \h </w:instrText>
            </w:r>
            <w:r>
              <w:rPr>
                <w:noProof/>
                <w:webHidden/>
              </w:rPr>
            </w:r>
            <w:r>
              <w:rPr>
                <w:noProof/>
                <w:webHidden/>
              </w:rPr>
              <w:fldChar w:fldCharType="separate"/>
            </w:r>
            <w:r>
              <w:rPr>
                <w:noProof/>
                <w:webHidden/>
              </w:rPr>
              <w:t>22</w:t>
            </w:r>
            <w:r>
              <w:rPr>
                <w:noProof/>
                <w:webHidden/>
              </w:rPr>
              <w:fldChar w:fldCharType="end"/>
            </w:r>
          </w:hyperlink>
        </w:p>
        <w:p w14:paraId="4BC5BAB4" w14:textId="12703A5E"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5" w:history="1">
            <w:r w:rsidRPr="00601375">
              <w:rPr>
                <w:rStyle w:val="Hyperlink"/>
                <w:noProof/>
              </w:rPr>
              <w:t>Bibliography</w:t>
            </w:r>
            <w:r>
              <w:rPr>
                <w:noProof/>
                <w:webHidden/>
              </w:rPr>
              <w:tab/>
            </w:r>
            <w:r>
              <w:rPr>
                <w:noProof/>
                <w:webHidden/>
              </w:rPr>
              <w:fldChar w:fldCharType="begin"/>
            </w:r>
            <w:r>
              <w:rPr>
                <w:noProof/>
                <w:webHidden/>
              </w:rPr>
              <w:instrText xml:space="preserve"> PAGEREF _Toc36298235 \h </w:instrText>
            </w:r>
            <w:r>
              <w:rPr>
                <w:noProof/>
                <w:webHidden/>
              </w:rPr>
            </w:r>
            <w:r>
              <w:rPr>
                <w:noProof/>
                <w:webHidden/>
              </w:rPr>
              <w:fldChar w:fldCharType="separate"/>
            </w:r>
            <w:r>
              <w:rPr>
                <w:noProof/>
                <w:webHidden/>
              </w:rPr>
              <w:t>23</w:t>
            </w:r>
            <w:r>
              <w:rPr>
                <w:noProof/>
                <w:webHidden/>
              </w:rPr>
              <w:fldChar w:fldCharType="end"/>
            </w:r>
          </w:hyperlink>
        </w:p>
        <w:p w14:paraId="7B9871D0" w14:textId="41FD3A61" w:rsidR="00531414" w:rsidRDefault="00531414">
          <w:pPr>
            <w:pStyle w:val="TOC1"/>
            <w:tabs>
              <w:tab w:val="right" w:leader="dot" w:pos="7831"/>
            </w:tabs>
            <w:rPr>
              <w:rFonts w:asciiTheme="minorHAnsi" w:eastAsiaTheme="minorEastAsia" w:hAnsiTheme="minorHAnsi" w:cstheme="minorBidi"/>
              <w:noProof/>
              <w:sz w:val="22"/>
              <w:szCs w:val="22"/>
              <w:lang w:eastAsia="en-GB"/>
            </w:rPr>
          </w:pPr>
          <w:hyperlink w:anchor="_Toc36298236" w:history="1">
            <w:r w:rsidRPr="00601375">
              <w:rPr>
                <w:rStyle w:val="Hyperlink"/>
                <w:noProof/>
              </w:rPr>
              <w:t>Appendices</w:t>
            </w:r>
            <w:r>
              <w:rPr>
                <w:noProof/>
                <w:webHidden/>
              </w:rPr>
              <w:tab/>
            </w:r>
            <w:r>
              <w:rPr>
                <w:noProof/>
                <w:webHidden/>
              </w:rPr>
              <w:fldChar w:fldCharType="begin"/>
            </w:r>
            <w:r>
              <w:rPr>
                <w:noProof/>
                <w:webHidden/>
              </w:rPr>
              <w:instrText xml:space="preserve"> PAGEREF _Toc36298236 \h </w:instrText>
            </w:r>
            <w:r>
              <w:rPr>
                <w:noProof/>
                <w:webHidden/>
              </w:rPr>
            </w:r>
            <w:r>
              <w:rPr>
                <w:noProof/>
                <w:webHidden/>
              </w:rPr>
              <w:fldChar w:fldCharType="separate"/>
            </w:r>
            <w:r>
              <w:rPr>
                <w:noProof/>
                <w:webHidden/>
              </w:rPr>
              <w:t>24</w:t>
            </w:r>
            <w:r>
              <w:rPr>
                <w:noProof/>
                <w:webHidden/>
              </w:rPr>
              <w:fldChar w:fldCharType="end"/>
            </w:r>
          </w:hyperlink>
        </w:p>
        <w:p w14:paraId="6CDD18E3" w14:textId="22534461" w:rsidR="00812E39" w:rsidRDefault="00812E39" w:rsidP="00531414">
          <w:pPr>
            <w:ind w:left="-993"/>
          </w:pPr>
          <w:r>
            <w:rPr>
              <w:b/>
              <w:bCs/>
              <w:noProof/>
            </w:rPr>
            <w:fldChar w:fldCharType="end"/>
          </w:r>
        </w:p>
      </w:sdtContent>
    </w:sdt>
    <w:p w14:paraId="01EE9251" w14:textId="4458135F" w:rsidR="008517C5" w:rsidRDefault="00C17241" w:rsidP="00531414">
      <w:pPr>
        <w:pStyle w:val="Body"/>
        <w:ind w:left="-709"/>
      </w:pPr>
      <w:r>
        <w:br w:type="page"/>
      </w:r>
      <w:bookmarkStart w:id="0" w:name="_Toc29204232"/>
      <w:r w:rsidR="008517C5">
        <w:lastRenderedPageBreak/>
        <w:t>Table of Figures</w:t>
      </w:r>
      <w:bookmarkEnd w:id="0"/>
    </w:p>
    <w:p w14:paraId="386FEDA4" w14:textId="77777777" w:rsidR="00C17241" w:rsidRDefault="008517C5" w:rsidP="00531414">
      <w:pPr>
        <w:pStyle w:val="Heading1"/>
        <w:ind w:left="-426"/>
      </w:pPr>
      <w:r>
        <w:br w:type="page"/>
      </w:r>
      <w:bookmarkStart w:id="1" w:name="_Toc29204233"/>
      <w:bookmarkStart w:id="2" w:name="_Toc36298204"/>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31414">
      <w:pPr>
        <w:pStyle w:val="Heading1"/>
        <w:ind w:left="-709"/>
      </w:pPr>
      <w:r>
        <w:br w:type="page"/>
      </w:r>
      <w:bookmarkStart w:id="3" w:name="_Toc29204234"/>
      <w:bookmarkStart w:id="4" w:name="_Toc36298205"/>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531414">
      <w:pPr>
        <w:pStyle w:val="Heading1"/>
        <w:ind w:left="-709"/>
      </w:pPr>
      <w:r>
        <w:br w:type="page"/>
      </w:r>
      <w:bookmarkStart w:id="5" w:name="_Toc29204235"/>
      <w:bookmarkStart w:id="6" w:name="_Toc36298206"/>
      <w:r w:rsidR="007C60E1">
        <w:lastRenderedPageBreak/>
        <w:t>Abstract</w:t>
      </w:r>
      <w:bookmarkEnd w:id="5"/>
      <w:bookmarkEnd w:id="6"/>
    </w:p>
    <w:p w14:paraId="184BF342" w14:textId="255BC7EC" w:rsidR="005E3DC4" w:rsidRPr="005E3DC4" w:rsidRDefault="005E3DC4" w:rsidP="00531414">
      <w:pPr>
        <w:ind w:left="-709"/>
      </w:pPr>
      <w:r>
        <w:t>300 words</w:t>
      </w:r>
    </w:p>
    <w:p w14:paraId="67DD26E3" w14:textId="11DBD406" w:rsidR="009E5EDA" w:rsidRDefault="00CD3528" w:rsidP="00531414">
      <w:pPr>
        <w:ind w:left="-709"/>
      </w:pPr>
      <w:r>
        <w:t xml:space="preserve">Usually read first by the reader </w:t>
      </w:r>
    </w:p>
    <w:p w14:paraId="3961A752" w14:textId="4A882A87" w:rsidR="00CD3528" w:rsidRDefault="00CD3528" w:rsidP="00531414">
      <w:pPr>
        <w:ind w:left="-709"/>
      </w:pPr>
      <w:r>
        <w:t>Write this last</w:t>
      </w:r>
    </w:p>
    <w:p w14:paraId="2395B978" w14:textId="0E403019" w:rsidR="005E3DC4" w:rsidRDefault="005E3DC4" w:rsidP="00531414">
      <w:pPr>
        <w:ind w:left="-709"/>
      </w:pPr>
      <w:r>
        <w:t>Summarise what you did, results and conclusions</w:t>
      </w:r>
    </w:p>
    <w:p w14:paraId="4F81E867" w14:textId="6B5287FD" w:rsidR="005E3DC4" w:rsidRPr="009E5EDA" w:rsidRDefault="005E3DC4" w:rsidP="00531414">
      <w:pPr>
        <w:ind w:left="-709"/>
      </w:pPr>
      <w:r>
        <w:t>Not an intro so no references</w:t>
      </w:r>
    </w:p>
    <w:p w14:paraId="2A29B885" w14:textId="77777777" w:rsidR="007C60E1" w:rsidRDefault="007C60E1" w:rsidP="00531414">
      <w:pPr>
        <w:pStyle w:val="Heading1"/>
        <w:ind w:left="-709"/>
      </w:pPr>
      <w:r>
        <w:br w:type="page"/>
      </w:r>
      <w:bookmarkStart w:id="7" w:name="_Toc29204236"/>
      <w:bookmarkStart w:id="8" w:name="_Toc36298207"/>
      <w:r>
        <w:lastRenderedPageBreak/>
        <w:t>Abbreviations, Symbols and Notation</w:t>
      </w:r>
      <w:bookmarkEnd w:id="7"/>
      <w:bookmarkEnd w:id="8"/>
    </w:p>
    <w:p w14:paraId="1D9888EE" w14:textId="77777777" w:rsidR="005D71BF" w:rsidRPr="005D71BF" w:rsidRDefault="008517C5" w:rsidP="00531414">
      <w:pPr>
        <w:ind w:left="-709"/>
      </w:pPr>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6298208"/>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through the use of technology. This technology could be used to manage the different conditions patients may have or used to detect these conditions early.</w:t>
      </w:r>
    </w:p>
    <w:p w14:paraId="13EE6892" w14:textId="7F4C3545" w:rsidR="00C02219"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29A48CE2" w14:textId="28BD7479" w:rsidR="00531414" w:rsidRDefault="00531414" w:rsidP="00C02219"/>
    <w:p w14:paraId="072A0C8B" w14:textId="585EB679" w:rsidR="00531414" w:rsidRDefault="00531414" w:rsidP="00C02219"/>
    <w:p w14:paraId="448B226A" w14:textId="277823E8" w:rsidR="00531414" w:rsidRDefault="00531414" w:rsidP="00C02219"/>
    <w:p w14:paraId="470631AE" w14:textId="3059ED4C" w:rsidR="00531414" w:rsidRDefault="00531414" w:rsidP="00C02219"/>
    <w:p w14:paraId="04F1587A" w14:textId="78433951" w:rsidR="00531414" w:rsidRDefault="00531414" w:rsidP="00C02219"/>
    <w:p w14:paraId="45FADE8C" w14:textId="271DD28C" w:rsidR="00531414" w:rsidRDefault="00531414" w:rsidP="00C02219"/>
    <w:p w14:paraId="3E2307B2" w14:textId="39DD7ED9" w:rsidR="00531414" w:rsidRDefault="00531414" w:rsidP="00C02219"/>
    <w:p w14:paraId="01581D8F" w14:textId="49FE9B33" w:rsidR="00531414" w:rsidRDefault="00531414" w:rsidP="00C02219"/>
    <w:p w14:paraId="4794C340" w14:textId="6BC2630F" w:rsidR="00531414" w:rsidRDefault="00531414" w:rsidP="00C02219"/>
    <w:p w14:paraId="1B5F37A1" w14:textId="4C40D77F" w:rsidR="00531414" w:rsidRDefault="00531414" w:rsidP="00C02219"/>
    <w:p w14:paraId="6E980DD5" w14:textId="5CEBD9FA" w:rsidR="00531414" w:rsidRDefault="00531414" w:rsidP="00C02219"/>
    <w:p w14:paraId="5F1620DD" w14:textId="223EF300" w:rsidR="00531414" w:rsidRDefault="00531414" w:rsidP="00C02219"/>
    <w:p w14:paraId="63FD14EC" w14:textId="249607B6" w:rsidR="00531414" w:rsidRDefault="00531414" w:rsidP="00C02219"/>
    <w:p w14:paraId="2AB29B5F" w14:textId="7727D035" w:rsidR="00531414" w:rsidRDefault="00531414" w:rsidP="00C02219"/>
    <w:p w14:paraId="4D6B76F8" w14:textId="7CBF6B8C" w:rsidR="00531414" w:rsidRDefault="00531414" w:rsidP="00C02219"/>
    <w:p w14:paraId="568DD9FC" w14:textId="2DBF817E" w:rsidR="00531414" w:rsidRDefault="00531414" w:rsidP="00C02219"/>
    <w:p w14:paraId="26D78ECC" w14:textId="7CF7D41A" w:rsidR="00531414" w:rsidRDefault="00531414" w:rsidP="00C02219"/>
    <w:p w14:paraId="4A90DC89" w14:textId="728E5B84" w:rsidR="00531414" w:rsidRDefault="00531414" w:rsidP="00C02219"/>
    <w:p w14:paraId="5A59DEDF" w14:textId="303EC80D" w:rsidR="00531414" w:rsidRDefault="00531414" w:rsidP="00C02219"/>
    <w:p w14:paraId="738D55C3" w14:textId="222F1EF3" w:rsidR="00531414" w:rsidRDefault="00531414" w:rsidP="00C02219"/>
    <w:p w14:paraId="04C30D7F" w14:textId="19BED0BB" w:rsidR="00531414" w:rsidRDefault="00531414" w:rsidP="00C02219"/>
    <w:p w14:paraId="485A643C" w14:textId="538DDB3E" w:rsidR="00531414" w:rsidRDefault="00531414" w:rsidP="00C02219"/>
    <w:p w14:paraId="0420AA86" w14:textId="236B6C91" w:rsidR="00531414" w:rsidRDefault="00531414" w:rsidP="00C02219"/>
    <w:p w14:paraId="6B30C2F3" w14:textId="48E29959" w:rsidR="00531414" w:rsidRDefault="00531414" w:rsidP="00C02219"/>
    <w:p w14:paraId="3821CA91" w14:textId="519B040F" w:rsidR="00531414" w:rsidRDefault="00531414" w:rsidP="00C02219"/>
    <w:p w14:paraId="42F78E30" w14:textId="1EF6907B" w:rsidR="00531414" w:rsidRDefault="00531414" w:rsidP="00C02219"/>
    <w:p w14:paraId="74118689" w14:textId="409A754C" w:rsidR="00531414" w:rsidRDefault="00531414" w:rsidP="00C02219"/>
    <w:p w14:paraId="0092A979" w14:textId="3F261E93" w:rsidR="00531414" w:rsidRDefault="00531414" w:rsidP="00C02219"/>
    <w:p w14:paraId="2A96CB32" w14:textId="0EC63394" w:rsidR="00531414" w:rsidRPr="00692176" w:rsidRDefault="00531414" w:rsidP="00C02219"/>
    <w:p w14:paraId="07999C71" w14:textId="4B117753" w:rsidR="00812E39" w:rsidRDefault="00812E39" w:rsidP="00812E39">
      <w:pPr>
        <w:pStyle w:val="Heading1"/>
      </w:pPr>
      <w:bookmarkStart w:id="10" w:name="_Toc36298209"/>
      <w:r>
        <w:lastRenderedPageBreak/>
        <w:t>Chapter 2 – Literature Review</w:t>
      </w:r>
      <w:bookmarkEnd w:id="10"/>
    </w:p>
    <w:p w14:paraId="0A08CEF8" w14:textId="77777777" w:rsidR="00DC11B1" w:rsidRDefault="00DC11B1" w:rsidP="00DC11B1">
      <w:pPr>
        <w:pStyle w:val="Heading2"/>
        <w:rPr>
          <w:lang w:eastAsia="en-GB"/>
        </w:rPr>
      </w:pPr>
      <w:bookmarkStart w:id="11" w:name="_Toc36298210"/>
      <w:r w:rsidRPr="002554C3">
        <w:rPr>
          <w:lang w:eastAsia="en-GB"/>
        </w:rPr>
        <w:t>2.1 Introduction</w:t>
      </w:r>
      <w:bookmarkEnd w:id="11"/>
    </w:p>
    <w:p w14:paraId="1E13A239" w14:textId="2510CBC8" w:rsidR="00351EC6" w:rsidRDefault="61E7D7EB" w:rsidP="00E63E46">
      <w:r>
        <w:t>This chapter investigate</w:t>
      </w:r>
      <w:r w:rsidR="00F54D74">
        <w:t>s</w:t>
      </w:r>
      <w:r>
        <w:t xml:space="preserve"> the work that has been proposed already to help ensure effective care is given to patients, and new forms of technology that could be used to help manage the effective care given to patients. There have been many studies into the way in which readings have are taken from patients and how these readings are; stored, processed, analysed and displayed to medical professionals. Many of the methods that are used to collect data from patients have not been updated for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is considered, the conclusions drawn from this study stated that “</w:t>
      </w:r>
      <w:r w:rsidR="000E3707"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Pr="00351EC6">
        <w:rPr>
          <w:color w:val="FF0000"/>
        </w:rPr>
        <w:t xml:space="preserve"> </w:t>
      </w:r>
    </w:p>
    <w:p w14:paraId="3F7A25AB" w14:textId="078A695F" w:rsidR="008A6683" w:rsidRDefault="00351EC6" w:rsidP="00E63E46">
      <w:r w:rsidRPr="00351EC6">
        <w:t>In measuring a person’s health</w:t>
      </w:r>
      <w:r w:rsidR="61E7D7EB" w:rsidRPr="00351EC6">
        <w:t xml:space="preserve"> </w:t>
      </w:r>
      <w:r w:rsidRPr="00351EC6">
        <w:t>much</w:t>
      </w:r>
      <w:r w:rsidR="61E7D7EB" w:rsidRPr="00351EC6">
        <w:t xml:space="preserve"> of the process involves a lot of medical </w:t>
      </w:r>
      <w:r w:rsidRPr="00351EC6">
        <w:t>supervision</w:t>
      </w:r>
      <w:r w:rsidR="61E7D7EB" w:rsidRPr="00351EC6">
        <w:t>. M</w:t>
      </w:r>
      <w:r>
        <w:t>ost</w:t>
      </w:r>
      <w:r w:rsidR="61E7D7EB" w:rsidRPr="00351EC6">
        <w:t xml:space="preserve"> of these are simple readings such </w:t>
      </w:r>
      <w:r w:rsidRPr="00351EC6">
        <w:t>as</w:t>
      </w:r>
      <w:r w:rsidR="61E7D7EB" w:rsidRPr="00351EC6">
        <w:t xml:space="preserve"> Heart Rate, Temperature, Weight, Blood Pressure. Most of the readings can be taken through new technologies such as smart phones and internet of things devices. Especially smart phones, which </w:t>
      </w:r>
      <w:r w:rsidRPr="00351EC6">
        <w:t>contain many</w:t>
      </w:r>
      <w:r w:rsidR="61E7D7EB" w:rsidRPr="00351EC6">
        <w:t xml:space="preserve"> sensors built into them can take a plentiful supply of readings from a patient without the need of a medical professional to be present, in the taking of these readings. 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smart phones.</w:t>
      </w:r>
      <w:r w:rsidR="008A6683">
        <w:t xml:space="preserve"> To conclude, the three main areas that </w:t>
      </w:r>
      <w:r w:rsidR="00F54D74">
        <w:t>are being</w:t>
      </w:r>
      <w:r w:rsidR="008A6683">
        <w:t xml:space="preserve"> targeted are the NHS and data collection within the NHS and the basics about IoT devices and smart phones.</w:t>
      </w:r>
    </w:p>
    <w:p w14:paraId="63F91D9A" w14:textId="77777777" w:rsidR="00AF686A" w:rsidRDefault="00AF686A" w:rsidP="00E63E46">
      <w:bookmarkStart w:id="12" w:name="_GoBack"/>
      <w:bookmarkEnd w:id="12"/>
    </w:p>
    <w:p w14:paraId="75CB9CAF" w14:textId="22522302" w:rsidR="00DC11B1" w:rsidRDefault="00DC11B1" w:rsidP="00DC11B1">
      <w:pPr>
        <w:pStyle w:val="Heading2"/>
        <w:rPr>
          <w:lang w:eastAsia="en-GB"/>
        </w:rPr>
      </w:pPr>
      <w:bookmarkStart w:id="13" w:name="_Toc36298211"/>
      <w:r w:rsidRPr="002554C3">
        <w:rPr>
          <w:lang w:eastAsia="en-GB"/>
        </w:rPr>
        <w:lastRenderedPageBreak/>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3"/>
    </w:p>
    <w:p w14:paraId="1F46D106" w14:textId="5C8658C8" w:rsidR="00DC11B1" w:rsidRDefault="00351EC6" w:rsidP="00DF66FE">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ha</w:t>
      </w:r>
      <w:r w:rsidR="00F54D74">
        <w:rPr>
          <w:lang w:eastAsia="en-GB"/>
        </w:rPr>
        <w:t>s</w:t>
      </w:r>
      <w:r w:rsidR="61E7D7EB" w:rsidRPr="61E7D7EB">
        <w:rPr>
          <w:lang w:eastAsia="en-GB"/>
        </w:rPr>
        <w:t xml:space="preserve"> little ways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looked at 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p>
    <w:p w14:paraId="41B8C8B0" w14:textId="500CD4CC" w:rsidR="006070EA" w:rsidRPr="002554C3" w:rsidRDefault="61E7D7EB" w:rsidP="00DF66FE">
      <w:pPr>
        <w:rPr>
          <w:ins w:id="14" w:author="Geoffrey Lund" w:date="2020-03-16T12:47:00Z"/>
          <w:lang w:eastAsia="en-GB"/>
        </w:rPr>
      </w:pPr>
      <w:r w:rsidRPr="61E7D7EB">
        <w:rPr>
          <w:lang w:eastAsia="en-GB"/>
        </w:rPr>
        <w:t xml:space="preserve">The care needed for patients with Parkinson’s cannot be provided within the United Kingdom, as previously stated, 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‘Residents: Frequency, Causes, and Costs’ it is suggested that the unnecessary hospitalisation of patients is likely to cause their health more issues due to the stress </w:t>
      </w:r>
      <w:r w:rsidRPr="61E7D7EB">
        <w:rPr>
          <w:lang w:eastAsia="en-GB"/>
        </w:rPr>
        <w:lastRenderedPageBreak/>
        <w:t xml:space="preserve">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566F62BA" w14:textId="76315577" w:rsidR="61E7D7EB" w:rsidRDefault="61E7D7EB" w:rsidP="61E7D7EB">
      <w:pPr>
        <w:rPr>
          <w:lang w:eastAsia="en-GB"/>
        </w:rPr>
      </w:pPr>
      <w:ins w:id="15" w:author="Geoffrey Lund" w:date="2020-03-16T12:47:00Z">
        <w:r w:rsidRPr="61E7D7EB">
          <w:rPr>
            <w:lang w:eastAsia="en-GB"/>
          </w:rPr>
          <w:t>(This makes the case for</w:t>
        </w:r>
      </w:ins>
      <w:ins w:id="16" w:author="Geoffrey Lund" w:date="2020-03-16T12:48:00Z">
        <w:r w:rsidRPr="61E7D7EB">
          <w:rPr>
            <w:lang w:eastAsia="en-GB"/>
          </w:rPr>
          <w:t xml:space="preserve"> using t</w:t>
        </w:r>
      </w:ins>
      <w:ins w:id="17" w:author="Geoffrey Lund" w:date="2020-03-16T12:47:00Z">
        <w:r w:rsidRPr="61E7D7EB">
          <w:rPr>
            <w:lang w:eastAsia="en-GB"/>
          </w:rPr>
          <w:t xml:space="preserve">echnology </w:t>
        </w:r>
      </w:ins>
      <w:r w:rsidR="00CD4825" w:rsidRPr="00CD4825">
        <w:rPr>
          <w:color w:val="FF0000"/>
          <w:u w:val="single"/>
          <w:lang w:eastAsia="en-GB"/>
        </w:rPr>
        <w:t>rather</w:t>
      </w:r>
      <w:ins w:id="18" w:author="Geoffrey Lund" w:date="2020-03-16T12:48:00Z">
        <w:r w:rsidRPr="00CD4825">
          <w:rPr>
            <w:color w:val="FF0000"/>
            <w:lang w:eastAsia="en-GB"/>
          </w:rPr>
          <w:t xml:space="preserve"> </w:t>
        </w:r>
        <w:r w:rsidRPr="61E7D7EB">
          <w:rPr>
            <w:lang w:eastAsia="en-GB"/>
          </w:rPr>
          <w:t xml:space="preserve">than </w:t>
        </w:r>
      </w:ins>
      <w:ins w:id="19" w:author="Geoffrey Lund" w:date="2020-03-16T12:47:00Z">
        <w:r w:rsidRPr="61E7D7EB">
          <w:rPr>
            <w:lang w:eastAsia="en-GB"/>
          </w:rPr>
          <w:t xml:space="preserve">medical </w:t>
        </w:r>
      </w:ins>
      <w:ins w:id="20" w:author="Geoffrey Lund" w:date="2020-03-16T12:48:00Z">
        <w:r w:rsidRPr="61E7D7EB">
          <w:rPr>
            <w:lang w:eastAsia="en-GB"/>
          </w:rPr>
          <w:t>time well. You could be more provocative and add some political aspects to this; NHS under pressure</w:t>
        </w:r>
      </w:ins>
      <w:ins w:id="21" w:author="Geoffrey Lund" w:date="2020-03-16T12:49:00Z">
        <w:r w:rsidRPr="61E7D7EB">
          <w:rPr>
            <w:lang w:eastAsia="en-GB"/>
          </w:rPr>
          <w:t>, no hope of the funding to cover all these patients, bed blocking etc)</w:t>
        </w:r>
      </w:ins>
    </w:p>
    <w:p w14:paraId="7ACD98EF" w14:textId="03022417" w:rsidR="00DC11B1" w:rsidRDefault="00DC11B1" w:rsidP="00DC11B1">
      <w:pPr>
        <w:pStyle w:val="Heading2"/>
        <w:rPr>
          <w:lang w:eastAsia="en-GB"/>
        </w:rPr>
      </w:pPr>
      <w:bookmarkStart w:id="22" w:name="_Toc36298212"/>
      <w:r w:rsidRPr="002554C3">
        <w:rPr>
          <w:lang w:eastAsia="en-GB"/>
        </w:rPr>
        <w:t xml:space="preserve">2.3 </w:t>
      </w:r>
      <w:r w:rsidR="00CC291A">
        <w:rPr>
          <w:lang w:eastAsia="en-GB"/>
        </w:rPr>
        <w:t>Micro-Processors</w:t>
      </w:r>
      <w:bookmarkEnd w:id="22"/>
    </w:p>
    <w:p w14:paraId="612F4BD1" w14:textId="13A29EEC" w:rsidR="009009E0" w:rsidRDefault="61E7D7EB" w:rsidP="00DC11B1">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w:t>
      </w:r>
      <w:r w:rsidR="00DD3DBC">
        <w:rPr>
          <w:lang w:eastAsia="en-GB"/>
        </w:rPr>
        <w:t>oprocessors</w:t>
      </w:r>
      <w:r w:rsidRPr="008A6683">
        <w:rPr>
          <w:lang w:eastAsia="en-GB"/>
        </w:rPr>
        <w:t xml:space="preserve"> that</w:t>
      </w:r>
      <w:r w:rsidRPr="61E7D7EB">
        <w:rPr>
          <w:lang w:eastAsia="en-GB"/>
        </w:rPr>
        <w:t xml:space="preserve"> transfer data over a network to a cloud server without the need for Human-Computer or Computer-Human interaction. They carry a relatively low amount of processing power, RAM etc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Pr="61E7D7EB">
        <w:rPr>
          <w:lang w:eastAsia="en-GB"/>
        </w:rPr>
        <w:t xml:space="preserve">, </w:t>
      </w:r>
      <w:bookmarkStart w:id="23" w:name="_Hlk35353654"/>
      <w:r w:rsidRPr="61E7D7EB">
        <w:rPr>
          <w:lang w:eastAsia="en-GB"/>
        </w:rPr>
        <w:t>Berennis Smart Light Bulb</w:t>
      </w:r>
      <w:r w:rsidR="001E5864">
        <w:rPr>
          <w:lang w:eastAsia="en-GB"/>
        </w:rPr>
        <w:t xml:space="preserve"> </w:t>
      </w:r>
      <w:bookmarkEnd w:id="23"/>
      <w:r w:rsidR="001E5864">
        <w:rPr>
          <w:lang w:eastAsia="en-GB"/>
        </w:rPr>
        <w:t>– allows a user to change the colour and brightness of the light through an application on their phone</w:t>
      </w:r>
      <w:r w:rsidRPr="61E7D7EB">
        <w:rPr>
          <w:lang w:eastAsia="en-GB"/>
        </w:rPr>
        <w:t>, 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acts on data based upon a user entering an input or a sudden change in the data being received by the server. These devices (as can be seen from the 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r>
        <w:t xml:space="preserve">“As part of an initiative to set up testbeds to pilot new technologies in the health service, NHS England and the Department of Health has awarded £10m in funding to two 'test bed' projects that it describes as "IoT-led".” (Best, 2020). One of these projects is called, TIHM or Technology Integrated Health </w:t>
      </w:r>
      <w:r>
        <w:lastRenderedPageBreak/>
        <w:t xml:space="preserve">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1B682EF9" w14:textId="2C03660D" w:rsidR="00193F7D" w:rsidRDefault="007C3284" w:rsidP="00DC11B1">
      <w:r>
        <w:t xml:space="preserve">The functionality of an IoT device is simplistic,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F542CBC" w14:textId="196EB985" w:rsidR="00193F7D" w:rsidRDefault="00193F7D" w:rsidP="00DC11B1">
      <w:pPr>
        <w:rPr>
          <w:lang w:eastAsia="en-GB"/>
        </w:rPr>
      </w:pPr>
    </w:p>
    <w:p w14:paraId="47CFF104" w14:textId="0F5E0E28" w:rsidR="00075A57" w:rsidRDefault="00075A57" w:rsidP="00DC11B1">
      <w:pPr>
        <w:rPr>
          <w:lang w:eastAsia="en-GB"/>
        </w:rPr>
      </w:pPr>
    </w:p>
    <w:p w14:paraId="2651D6FF" w14:textId="2CB1AC89" w:rsidR="00075A57" w:rsidRDefault="00075A57" w:rsidP="00DC11B1">
      <w:pPr>
        <w:rPr>
          <w:lang w:eastAsia="en-GB"/>
        </w:rPr>
      </w:pPr>
    </w:p>
    <w:p w14:paraId="3734CA94" w14:textId="7F4C5C30" w:rsidR="00075A57" w:rsidRDefault="00075A57" w:rsidP="00DC11B1">
      <w:pPr>
        <w:rPr>
          <w:lang w:eastAsia="en-GB"/>
        </w:rPr>
      </w:pPr>
    </w:p>
    <w:p w14:paraId="2F79A822" w14:textId="77777777" w:rsidR="00075A57" w:rsidRDefault="00075A57" w:rsidP="00DC11B1">
      <w:pPr>
        <w:rPr>
          <w:lang w:eastAsia="en-GB"/>
        </w:rPr>
      </w:pPr>
    </w:p>
    <w:p w14:paraId="58123C40" w14:textId="7AC03579" w:rsidR="00DC11B1" w:rsidRDefault="00DC11B1" w:rsidP="00DC11B1">
      <w:pPr>
        <w:pStyle w:val="Heading2"/>
        <w:rPr>
          <w:lang w:eastAsia="en-GB"/>
        </w:rPr>
      </w:pPr>
      <w:bookmarkStart w:id="24" w:name="_Toc36298213"/>
      <w:r w:rsidRPr="002554C3">
        <w:rPr>
          <w:lang w:eastAsia="en-GB"/>
        </w:rPr>
        <w:t xml:space="preserve">2.4 </w:t>
      </w:r>
      <w:r w:rsidR="00747068">
        <w:rPr>
          <w:lang w:eastAsia="en-GB"/>
        </w:rPr>
        <w:t>Mobile Applications</w:t>
      </w:r>
      <w:bookmarkEnd w:id="24"/>
    </w:p>
    <w:p w14:paraId="4E9E4E19" w14:textId="3C796C6B" w:rsidR="00DC11B1" w:rsidRDefault="61E7D7EB" w:rsidP="00DC11B1">
      <w:pPr>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w:t>
      </w:r>
      <w:r w:rsidR="008F56A0">
        <w:rPr>
          <w:lang w:eastAsia="en-GB"/>
        </w:rPr>
        <w:t xml:space="preserve">Smart </w:t>
      </w:r>
      <w:r w:rsidRPr="61E7D7EB">
        <w:rPr>
          <w:lang w:eastAsia="en-GB"/>
        </w:rPr>
        <w:t xml:space="preserve">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t>
      </w:r>
      <w:r w:rsidR="00410966">
        <w:rPr>
          <w:lang w:eastAsia="en-GB"/>
        </w:rPr>
        <w:lastRenderedPageBreak/>
        <w:t xml:space="preserve">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allows a User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t>
      </w:r>
      <w:r w:rsidR="00F54D74">
        <w:rPr>
          <w:lang w:eastAsia="en-GB"/>
        </w:rPr>
        <w:t>can</w:t>
      </w:r>
      <w:r w:rsidRPr="61E7D7EB">
        <w:rPr>
          <w:lang w:eastAsia="en-GB"/>
        </w:rPr>
        <w:t xml:space="preserve">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and can detect the smallest changes in movement, heat etc.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bookmarkStart w:id="25" w:name="_Toc36298214"/>
      <w:r w:rsidRPr="002554C3">
        <w:rPr>
          <w:lang w:eastAsia="en-GB"/>
        </w:rPr>
        <w:lastRenderedPageBreak/>
        <w:t>2.5 Summary</w:t>
      </w:r>
      <w:bookmarkEnd w:id="25"/>
      <w:r w:rsidRPr="002554C3">
        <w:rPr>
          <w:lang w:eastAsia="en-GB"/>
        </w:rPr>
        <w:t xml:space="preserve"> </w:t>
      </w:r>
    </w:p>
    <w:p w14:paraId="2C994C59" w14:textId="282EBC18" w:rsidR="00297382" w:rsidRDefault="00E14494" w:rsidP="00440542">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1B92491E" w14:textId="72A09936" w:rsidR="008057A4" w:rsidRDefault="008057A4" w:rsidP="00440542"/>
    <w:p w14:paraId="16229BE3" w14:textId="29DC47C5" w:rsidR="008057A4" w:rsidRDefault="008057A4" w:rsidP="00440542"/>
    <w:p w14:paraId="59B824E9" w14:textId="0327BCA0" w:rsidR="00812E39" w:rsidRDefault="00812E39" w:rsidP="00812E39">
      <w:pPr>
        <w:pStyle w:val="Heading1"/>
      </w:pPr>
      <w:bookmarkStart w:id="26" w:name="_Toc36298215"/>
      <w:r>
        <w:lastRenderedPageBreak/>
        <w:t>Chapter 3 – Methodology</w:t>
      </w:r>
      <w:bookmarkEnd w:id="26"/>
    </w:p>
    <w:p w14:paraId="01790FC8" w14:textId="2EDD7D6D" w:rsidR="004570E9" w:rsidRDefault="004570E9" w:rsidP="004570E9">
      <w:r>
        <w:t xml:space="preserve">Within this Methodology chapter, an explanation of the processes involved in the development of this project </w:t>
      </w:r>
      <w:r w:rsidR="00F54D74">
        <w:t>is</w:t>
      </w:r>
      <w:r>
        <w:t xml:space="preserve"> be given. As well as, the justification for these processes. Techniques such as System Diagrams, Test-Driven Development, Surveys and qualitative Interviews </w:t>
      </w:r>
      <w:r w:rsidR="00F54D74">
        <w:t>are</w:t>
      </w:r>
      <w:r>
        <w:t xml:space="preserve"> discussed to show exactly how this project was birthed. The project followed a somewhat Waterfall development process, following the </w:t>
      </w:r>
      <w:r w:rsidR="00DE295C">
        <w:t>classic,</w:t>
      </w:r>
      <w:r>
        <w:t xml:space="preserve">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bookmarkStart w:id="27" w:name="_Toc36298216"/>
      <w:r>
        <w:t>3.1 Project Overview</w:t>
      </w:r>
      <w:bookmarkEnd w:id="27"/>
    </w:p>
    <w:p w14:paraId="083A2D07" w14:textId="6969D17F" w:rsidR="004570E9" w:rsidRDefault="004570E9" w:rsidP="004570E9">
      <w:r>
        <w:t>In Lehman’s terms, this project look</w:t>
      </w:r>
      <w:r w:rsidR="00F54D74">
        <w:t>s</w:t>
      </w:r>
      <w:r>
        <w:t xml:space="preserve"> to build a system that tracks different health measures of a patient. These measurements </w:t>
      </w:r>
      <w:r w:rsidR="00DE295C">
        <w:t>include,</w:t>
      </w:r>
      <w:r>
        <w:t xml:space="preserve"> heart rate, blood pressure, body mass and patient temperature. These measures </w:t>
      </w:r>
      <w:r w:rsidR="00F54D74">
        <w:t>are</w:t>
      </w:r>
      <w:r>
        <w:t xml:space="preserve"> be coupled with the hand shaking test developed as well. These measures </w:t>
      </w:r>
      <w:r w:rsidR="00F54D74">
        <w:t>are</w:t>
      </w:r>
      <w:r>
        <w:t xml:space="preserve"> sent to a server where they </w:t>
      </w:r>
      <w:r w:rsidR="00F54D74">
        <w:t>are</w:t>
      </w:r>
      <w:r>
        <w:t xml:space="preserve"> stored and presented to medical professionals in graphical format, this allow</w:t>
      </w:r>
      <w:r w:rsidR="00F54D74">
        <w:t>s</w:t>
      </w:r>
      <w:r>
        <w:t xml:space="preserve"> the medical professionals to gain a better idea of patient degradation or improvement. The readings </w:t>
      </w:r>
      <w:r w:rsidR="00F54D74">
        <w:t>are</w:t>
      </w:r>
      <w:r>
        <w:t xml:space="preserve"> taken by sensors on a mobile phone, such as the accelerometer for </w:t>
      </w:r>
      <w:r w:rsidR="00F32364">
        <w:t xml:space="preserve">measuring the intensity of handshakes, for patients with Parkinson’s. A simple memory game to plot a value for the patient’s </w:t>
      </w:r>
      <w:r w:rsidR="00DE295C">
        <w:t>wellbeing</w:t>
      </w:r>
      <w:r w:rsidR="00F32364">
        <w:t xml:space="preserve"> in terms of the detection and monitoring of Dementia. These </w:t>
      </w:r>
      <w:r w:rsidR="00F54D74">
        <w:t>are</w:t>
      </w:r>
      <w:r w:rsidR="00F32364">
        <w:t xml:space="preserve"> all done on a mobile phone. Not everyone in the United Kingdom ha a mobile phone, so an IoT device </w:t>
      </w:r>
      <w:r w:rsidR="00F54D74">
        <w:t>is</w:t>
      </w:r>
      <w:r w:rsidR="00F32364">
        <w:t xml:space="preserve"> setup and use</w:t>
      </w:r>
      <w:r w:rsidR="00F54D74">
        <w:t>s</w:t>
      </w:r>
      <w:r w:rsidR="00F32364">
        <w:t xml:space="preserve"> a health kit to take simple measurements (this device </w:t>
      </w:r>
      <w:r w:rsidR="00F54D74">
        <w:t>cann</w:t>
      </w:r>
      <w:r w:rsidR="00F32364">
        <w:t xml:space="preserve">ot conduct the Dementia or Parkinson’s measurements). The medical professionals take </w:t>
      </w:r>
      <w:r w:rsidR="00410966">
        <w:t>all</w:t>
      </w:r>
      <w:r w:rsidR="00F32364">
        <w:t xml:space="preserve"> the data that has been posted to the server and allow medical professionals to select patients and see their results, while communicating advice to patients and send messages/advice to individual patients.    </w:t>
      </w:r>
      <w:r>
        <w:t xml:space="preserve"> </w:t>
      </w:r>
    </w:p>
    <w:p w14:paraId="174A3908" w14:textId="157AA893" w:rsidR="00A51038" w:rsidRDefault="00A51038" w:rsidP="004570E9"/>
    <w:p w14:paraId="1DA1B984" w14:textId="34C89738" w:rsidR="00A51038" w:rsidRDefault="00A51038" w:rsidP="004570E9"/>
    <w:p w14:paraId="0E5E0C73" w14:textId="77777777" w:rsidR="00500217" w:rsidRPr="004570E9" w:rsidRDefault="00500217" w:rsidP="004570E9"/>
    <w:p w14:paraId="3BD6F9D2" w14:textId="27AA104B" w:rsidR="002851EC" w:rsidRDefault="004570E9" w:rsidP="002851EC">
      <w:pPr>
        <w:pStyle w:val="Heading2"/>
      </w:pPr>
      <w:bookmarkStart w:id="28" w:name="_Toc36298217"/>
      <w:r>
        <w:lastRenderedPageBreak/>
        <w:t xml:space="preserve">3.2 </w:t>
      </w:r>
      <w:r w:rsidR="002851EC">
        <w:t>Analysis</w:t>
      </w:r>
      <w:bookmarkEnd w:id="28"/>
    </w:p>
    <w:p w14:paraId="423FE450" w14:textId="4A01818C" w:rsidR="00500217" w:rsidRP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3D9792C3" w14:textId="46D2F613" w:rsidR="00500217" w:rsidRPr="00500217" w:rsidRDefault="00500217" w:rsidP="00500217">
      <w:pPr>
        <w:pStyle w:val="Heading3"/>
      </w:pPr>
      <w:bookmarkStart w:id="29" w:name="_Toc36298218"/>
      <w:r>
        <w:t>Aims &amp; Objectives</w:t>
      </w:r>
      <w:bookmarkEnd w:id="29"/>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lastRenderedPageBreak/>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lastRenderedPageBreak/>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09C4321A" w:rsidR="00472A13" w:rsidRDefault="00472A13" w:rsidP="00500217"/>
    <w:p w14:paraId="5B1AF358" w14:textId="4892F6CB" w:rsidR="00472A13" w:rsidRDefault="00472A13" w:rsidP="00472A13">
      <w:pPr>
        <w:pStyle w:val="Heading3"/>
      </w:pPr>
      <w:bookmarkStart w:id="30" w:name="_Toc36298219"/>
      <w:r>
        <w:lastRenderedPageBreak/>
        <w:t>Functional &amp; Non-Functional Requirements</w:t>
      </w:r>
      <w:bookmarkEnd w:id="30"/>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4410FD1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20C685E1" w14:textId="09F896BE" w:rsidR="00BD3912" w:rsidRPr="00241718" w:rsidRDefault="00BD3912" w:rsidP="00BD3912">
            <w:pPr>
              <w:rPr>
                <w:b w:val="0"/>
                <w:color w:val="000000" w:themeColor="text1"/>
              </w:rPr>
            </w:pPr>
            <w:r>
              <w:rPr>
                <w:b w:val="0"/>
                <w:color w:val="000000" w:themeColor="text1"/>
              </w:rPr>
              <w:t>FREQ003</w:t>
            </w:r>
          </w:p>
        </w:tc>
        <w:tc>
          <w:tcPr>
            <w:tcW w:w="7492" w:type="dxa"/>
          </w:tcPr>
          <w:p w14:paraId="6964334D" w14:textId="597E30B0"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view their account information</w:t>
            </w:r>
          </w:p>
        </w:tc>
      </w:tr>
      <w:tr w:rsidR="00BD3912" w:rsidRPr="00241718" w14:paraId="13EAF88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ACA5FAD" w14:textId="608FDC05" w:rsidR="00BD3912" w:rsidRPr="00241718" w:rsidRDefault="00BD3912" w:rsidP="00BD3912">
            <w:pPr>
              <w:rPr>
                <w:b w:val="0"/>
                <w:color w:val="000000" w:themeColor="text1"/>
              </w:rPr>
            </w:pPr>
            <w:r>
              <w:rPr>
                <w:b w:val="0"/>
                <w:color w:val="000000" w:themeColor="text1"/>
              </w:rPr>
              <w:t>FREQ004</w:t>
            </w:r>
          </w:p>
        </w:tc>
        <w:tc>
          <w:tcPr>
            <w:tcW w:w="7492" w:type="dxa"/>
          </w:tcPr>
          <w:p w14:paraId="5020C323" w14:textId="225037F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modify their account information</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3DE6F69E" w:rsidR="00BD3912" w:rsidRPr="00241718" w:rsidRDefault="00BD3912" w:rsidP="00BD3912">
            <w:pPr>
              <w:rPr>
                <w:b w:val="0"/>
                <w:color w:val="000000" w:themeColor="text1"/>
              </w:rPr>
            </w:pPr>
            <w:r>
              <w:rPr>
                <w:b w:val="0"/>
                <w:color w:val="000000" w:themeColor="text1"/>
              </w:rPr>
              <w:t>FREQ005</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09312862" w:rsidR="00BD3912" w:rsidRPr="00241718" w:rsidRDefault="00BD3912" w:rsidP="00BD3912">
            <w:pPr>
              <w:rPr>
                <w:b w:val="0"/>
                <w:color w:val="000000" w:themeColor="text1"/>
              </w:rPr>
            </w:pPr>
            <w:r>
              <w:rPr>
                <w:b w:val="0"/>
                <w:color w:val="000000" w:themeColor="text1"/>
              </w:rPr>
              <w:t>FREQ006</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2EA039A5"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8B37610" w14:textId="25ECD196" w:rsidR="00BD3912" w:rsidRPr="00241718" w:rsidRDefault="00BD3912" w:rsidP="00BD3912">
            <w:pPr>
              <w:rPr>
                <w:b w:val="0"/>
                <w:color w:val="000000" w:themeColor="text1"/>
              </w:rPr>
            </w:pPr>
            <w:r>
              <w:rPr>
                <w:b w:val="0"/>
                <w:color w:val="000000" w:themeColor="text1"/>
              </w:rPr>
              <w:t>FREQ007</w:t>
            </w:r>
          </w:p>
        </w:tc>
        <w:tc>
          <w:tcPr>
            <w:tcW w:w="7492" w:type="dxa"/>
          </w:tcPr>
          <w:p w14:paraId="4DD63AF2" w14:textId="13036DE3"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delete their accounts</w:t>
            </w:r>
            <w:r>
              <w:rPr>
                <w:color w:val="000000" w:themeColor="text1"/>
                <w:sz w:val="20"/>
                <w:szCs w:val="20"/>
              </w:rPr>
              <w:t xml:space="preserve"> and remove all their data from the Database</w:t>
            </w:r>
          </w:p>
        </w:tc>
      </w:tr>
      <w:tr w:rsidR="00BD3912" w:rsidRPr="00241718" w14:paraId="7FE0FEF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3D03FB7" w14:textId="28642BB0" w:rsidR="00BD3912" w:rsidRDefault="00BD3912" w:rsidP="00BD3912">
            <w:pPr>
              <w:rPr>
                <w:b w:val="0"/>
                <w:color w:val="000000" w:themeColor="text1"/>
              </w:rPr>
            </w:pPr>
            <w:r>
              <w:rPr>
                <w:b w:val="0"/>
                <w:color w:val="000000" w:themeColor="text1"/>
              </w:rPr>
              <w:t>FREQ008</w:t>
            </w:r>
          </w:p>
        </w:tc>
        <w:tc>
          <w:tcPr>
            <w:tcW w:w="7492" w:type="dxa"/>
          </w:tcPr>
          <w:p w14:paraId="00094D24" w14:textId="62B59748" w:rsidR="00BD3912" w:rsidRPr="00362D6F" w:rsidRDefault="00575447"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34B21DF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A26654" w14:textId="694B74FA" w:rsidR="00575447" w:rsidRDefault="00575447" w:rsidP="00575447">
            <w:pPr>
              <w:rPr>
                <w:b w:val="0"/>
                <w:color w:val="000000" w:themeColor="text1"/>
              </w:rPr>
            </w:pPr>
            <w:r>
              <w:rPr>
                <w:b w:val="0"/>
                <w:color w:val="000000" w:themeColor="text1"/>
              </w:rPr>
              <w:t>FREQ009</w:t>
            </w:r>
          </w:p>
        </w:tc>
        <w:tc>
          <w:tcPr>
            <w:tcW w:w="7492" w:type="dxa"/>
          </w:tcPr>
          <w:p w14:paraId="1B76B95E" w14:textId="79898968" w:rsidR="00575447" w:rsidRPr="00362D6F"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contact support</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13B912F" w:rsidR="00575447" w:rsidRDefault="00575447" w:rsidP="00575447">
            <w:pPr>
              <w:rPr>
                <w:b w:val="0"/>
                <w:color w:val="000000" w:themeColor="text1"/>
              </w:rPr>
            </w:pPr>
            <w:r>
              <w:rPr>
                <w:b w:val="0"/>
                <w:color w:val="000000" w:themeColor="text1"/>
              </w:rPr>
              <w:t>FREQ010</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41BF8891" w:rsidR="00575447" w:rsidRDefault="00575447" w:rsidP="00575447">
            <w:pPr>
              <w:rPr>
                <w:b w:val="0"/>
                <w:color w:val="000000" w:themeColor="text1"/>
              </w:rPr>
            </w:pPr>
            <w:r>
              <w:rPr>
                <w:b w:val="0"/>
                <w:color w:val="000000" w:themeColor="text1"/>
              </w:rPr>
              <w:t>FREQ011</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922E7E" w:rsidRPr="00241718" w14:paraId="3865B29A"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CFF4686" w14:textId="4B0FD6F4" w:rsidR="00922E7E" w:rsidRDefault="00922E7E" w:rsidP="00575447">
            <w:pPr>
              <w:rPr>
                <w:b w:val="0"/>
                <w:color w:val="000000" w:themeColor="text1"/>
              </w:rPr>
            </w:pPr>
            <w:r>
              <w:rPr>
                <w:b w:val="0"/>
                <w:color w:val="000000" w:themeColor="text1"/>
              </w:rPr>
              <w:t>FREQ012</w:t>
            </w:r>
          </w:p>
        </w:tc>
        <w:tc>
          <w:tcPr>
            <w:tcW w:w="7492" w:type="dxa"/>
          </w:tcPr>
          <w:p w14:paraId="3841339C" w14:textId="77777777" w:rsidR="00922E7E" w:rsidRDefault="00922E7E"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BD3912" w:rsidRPr="00241718" w14:paraId="4E06145C" w14:textId="77777777" w:rsidTr="00F13DBC">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w:t>
      </w:r>
      <w:r w:rsidR="00AD3662">
        <w:lastRenderedPageBreak/>
        <w:t xml:space="preserve">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2F651793" w:rsidR="0045260F" w:rsidRDefault="00AD3662" w:rsidP="00AD3662">
      <w:r>
        <w:t xml:space="preserve">There are two main Laws that the </w:t>
      </w:r>
      <w:r w:rsidR="0045260F">
        <w:t>developer</w:t>
      </w:r>
      <w:r>
        <w:t xml:space="preserve"> respect</w:t>
      </w:r>
      <w:r w:rsidR="00F54D74">
        <w:t>ed</w:t>
      </w:r>
      <w:r>
        <w:t xml:space="preserve"> and avoid breaking at all costs the first one is the Computer Misuse Act. The develop</w:t>
      </w:r>
      <w:r w:rsidR="0045260F">
        <w:t>er has</w:t>
      </w:r>
      <w:r>
        <w:t xml:space="preserve"> </w:t>
      </w:r>
      <w:r w:rsidR="0045260F">
        <w:t>set out</w:t>
      </w:r>
      <w:r>
        <w:t xml:space="preserve"> strict rules as to what they </w:t>
      </w:r>
      <w:r w:rsidR="0045260F">
        <w:t>should be able to be done with the produced software</w:t>
      </w:r>
      <w:r>
        <w:t xml:space="preserve"> and </w:t>
      </w:r>
      <w:r w:rsidR="0045260F">
        <w:t>is</w:t>
      </w:r>
      <w:r>
        <w:t xml:space="preserve"> well informed of the risks of ‘hacking’ and leaving security issues within the code. These steps have been taken to ensure the team does not breach these laws</w:t>
      </w:r>
      <w:r w:rsidR="0045260F">
        <w:t>.</w:t>
      </w:r>
      <w:r>
        <w:t xml:space="preserve">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15AFEE49" w:rsidR="00922E7E" w:rsidRPr="00472A13" w:rsidRDefault="00AD3662" w:rsidP="00AD3662">
      <w:pPr>
        <w:pStyle w:val="Heading3"/>
      </w:pPr>
      <w:bookmarkStart w:id="31" w:name="_Toc36298220"/>
      <w:r>
        <w:t>Further Analysis</w:t>
      </w:r>
      <w:bookmarkEnd w:id="31"/>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73BEABAA"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418A5716" w14:textId="61DA7FAE" w:rsidR="003E458B" w:rsidRDefault="004570E9" w:rsidP="003E458B">
      <w:pPr>
        <w:pStyle w:val="Heading2"/>
      </w:pPr>
      <w:bookmarkStart w:id="32" w:name="_Toc36298221"/>
      <w:r>
        <w:lastRenderedPageBreak/>
        <w:t xml:space="preserve">3.3 </w:t>
      </w:r>
      <w:r w:rsidR="003E458B">
        <w:t>Design</w:t>
      </w:r>
      <w:bookmarkEnd w:id="32"/>
    </w:p>
    <w:p w14:paraId="56637ACF" w14:textId="2381826D" w:rsidR="003E458B" w:rsidRDefault="003E458B" w:rsidP="003E458B">
      <w:r>
        <w:t xml:space="preserve">As previously hinted towards,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27E0402E" w:rsidR="00B63A67" w:rsidRDefault="007C6725" w:rsidP="003E458B">
      <w:r>
        <w:rPr>
          <w:noProof/>
        </w:rPr>
        <w:drawing>
          <wp:inline distT="0" distB="0" distL="0" distR="0" wp14:anchorId="6B9D51BA" wp14:editId="672C7BC7">
            <wp:extent cx="4406900" cy="24341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070" t="25803" r="24551" b="13925"/>
                    <a:stretch/>
                  </pic:blipFill>
                  <pic:spPr bwMode="auto">
                    <a:xfrm>
                      <a:off x="0" y="0"/>
                      <a:ext cx="4428024" cy="2445804"/>
                    </a:xfrm>
                    <a:prstGeom prst="rect">
                      <a:avLst/>
                    </a:prstGeom>
                    <a:ln>
                      <a:noFill/>
                    </a:ln>
                    <a:extLst>
                      <a:ext uri="{53640926-AAD7-44D8-BBD7-CCE9431645EC}">
                        <a14:shadowObscured xmlns:a14="http://schemas.microsoft.com/office/drawing/2010/main"/>
                      </a:ext>
                    </a:extLst>
                  </pic:spPr>
                </pic:pic>
              </a:graphicData>
            </a:graphic>
          </wp:inline>
        </w:drawing>
      </w:r>
    </w:p>
    <w:p w14:paraId="13BD0B20" w14:textId="18EDFC2D" w:rsidR="00A95B79" w:rsidRDefault="00AF0900" w:rsidP="003E458B">
      <w:r>
        <w:t>As shown above, all devices send and receive data to and from a centralised server. This allow</w:t>
      </w:r>
      <w:r w:rsidR="00F54D74">
        <w:t>s</w:t>
      </w:r>
      <w:r>
        <w:t xml:space="preserve"> all data to be kept within the same place and allows ease of access between devices and the data, using REST (Representational State Transfer) APIs (Application Programming Interfaces) within the server. Th server supports the backend programming language called php. Therefore, all REST APIs </w:t>
      </w:r>
      <w:r w:rsidR="00F54D74">
        <w:t>are</w:t>
      </w:r>
      <w:r>
        <w:t xml:space="preserve"> coded within PHP. The REST APIs </w:t>
      </w:r>
      <w:r w:rsidR="00F54D74">
        <w:t>are</w:t>
      </w:r>
      <w:r w:rsidR="00A95B79">
        <w:t xml:space="preserve"> contacted by multiple devices, for example, to record results as both the IoT device and Android device </w:t>
      </w:r>
      <w:r w:rsidR="00F54D74">
        <w:t>are</w:t>
      </w:r>
      <w:r w:rsidR="00A95B79">
        <w:t xml:space="preserve"> recording most of the same results. This means that the same REST APIs can be used by multiple devices. A diagram has been created to show the communication between devices and the REST APIs. </w:t>
      </w:r>
    </w:p>
    <w:p w14:paraId="7E420AB0" w14:textId="2C510806" w:rsidR="00DE20C7" w:rsidRDefault="00DE20C7" w:rsidP="003E458B">
      <w:r>
        <w:rPr>
          <w:noProof/>
        </w:rPr>
        <w:drawing>
          <wp:anchor distT="0" distB="0" distL="114300" distR="114300" simplePos="0" relativeHeight="251661312" behindDoc="0" locked="0" layoutInCell="1" allowOverlap="1" wp14:anchorId="167DEFEC" wp14:editId="08153673">
            <wp:simplePos x="0" y="0"/>
            <wp:positionH relativeFrom="column">
              <wp:posOffset>2978150</wp:posOffset>
            </wp:positionH>
            <wp:positionV relativeFrom="paragraph">
              <wp:posOffset>175260</wp:posOffset>
            </wp:positionV>
            <wp:extent cx="2590800" cy="1715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160" t="19795" r="37666" b="30570"/>
                    <a:stretch/>
                  </pic:blipFill>
                  <pic:spPr bwMode="auto">
                    <a:xfrm>
                      <a:off x="0" y="0"/>
                      <a:ext cx="2590800" cy="17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3A4911" wp14:editId="587329FC">
            <wp:simplePos x="0" y="0"/>
            <wp:positionH relativeFrom="column">
              <wp:posOffset>31750</wp:posOffset>
            </wp:positionH>
            <wp:positionV relativeFrom="paragraph">
              <wp:posOffset>132080</wp:posOffset>
            </wp:positionV>
            <wp:extent cx="2856230" cy="17811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285623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14AA8" w14:textId="0825C707" w:rsidR="00DE20C7" w:rsidRDefault="00DE20C7" w:rsidP="003E458B"/>
    <w:p w14:paraId="769335D3" w14:textId="0884E40E" w:rsidR="00DE20C7" w:rsidRDefault="00DE20C7" w:rsidP="003E458B"/>
    <w:p w14:paraId="6D2D9F10" w14:textId="0A3C0893" w:rsidR="00DE20C7" w:rsidRDefault="00DE20C7" w:rsidP="003E458B"/>
    <w:p w14:paraId="3C21A846" w14:textId="72415A19" w:rsidR="00DE20C7" w:rsidRDefault="00DE20C7" w:rsidP="003E458B"/>
    <w:p w14:paraId="502A54A9" w14:textId="02FEC0AC" w:rsidR="00DE20C7" w:rsidRDefault="00DE20C7" w:rsidP="003E458B"/>
    <w:p w14:paraId="2108AE83" w14:textId="53872D80" w:rsidR="00DE20C7" w:rsidRDefault="00DE20C7" w:rsidP="003E458B"/>
    <w:p w14:paraId="03E970B4" w14:textId="77777777" w:rsidR="00DE20C7" w:rsidRDefault="00DE20C7" w:rsidP="003E458B"/>
    <w:p w14:paraId="3EA21BE4" w14:textId="2BB3F65C" w:rsidR="0017207F" w:rsidRDefault="00B110C4" w:rsidP="003E458B">
      <w:r>
        <w:lastRenderedPageBreak/>
        <w:t xml:space="preserve">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w:t>
      </w:r>
      <w:r w:rsidR="00AB1D3B">
        <w:t>So, for standardised measures of health that have been used for decades this type of database is perfect to use. Also, Abertay University provides a free to use database of this type.</w:t>
      </w:r>
      <w:r w:rsidR="0017207F">
        <w:t xml:space="preserve"> Relationships are the basis of MySQL databases and within this project there is no change within that. Relationships have been created to decrease the amount of repeated data within the Schema. A diagrammatical view of this has been created and can be seen below.</w:t>
      </w:r>
    </w:p>
    <w:p w14:paraId="210F8204" w14:textId="77777777" w:rsidR="00F667DF" w:rsidRDefault="00F667DF" w:rsidP="003E458B">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59FAFCA5" w14:textId="5AC70B76" w:rsidR="00A95B79" w:rsidRDefault="00AB1D3B" w:rsidP="003E458B">
      <w:r>
        <w:t xml:space="preserve">The REST APIs will be used to communicate with this database, to store things like medial professionals’ information, results, patient information etc. A further diagram has been created to show the relationship between these REST APIs and the Database within the server. As shown below. </w:t>
      </w:r>
    </w:p>
    <w:p w14:paraId="2BA1B6E6" w14:textId="77D0CF80" w:rsidR="00633316" w:rsidRDefault="00633316" w:rsidP="003E458B"/>
    <w:p w14:paraId="20B560BB" w14:textId="694CA9E4" w:rsidR="00633316" w:rsidRDefault="00633316" w:rsidP="003E458B"/>
    <w:p w14:paraId="3D1E865D" w14:textId="57158543" w:rsidR="00633316" w:rsidRDefault="00633316" w:rsidP="003E458B"/>
    <w:p w14:paraId="14625247" w14:textId="35F49E16" w:rsidR="00633316" w:rsidRDefault="00633316" w:rsidP="00C8438D">
      <w:r>
        <w:rPr>
          <w:noProof/>
        </w:rPr>
        <w:lastRenderedPageBreak/>
        <w:drawing>
          <wp:anchor distT="0" distB="0" distL="114300" distR="114300" simplePos="0" relativeHeight="251659264" behindDoc="1" locked="0" layoutInCell="1" allowOverlap="1" wp14:anchorId="669A301E" wp14:editId="6FD709CE">
            <wp:simplePos x="0" y="0"/>
            <wp:positionH relativeFrom="column">
              <wp:posOffset>3353435</wp:posOffset>
            </wp:positionH>
            <wp:positionV relativeFrom="paragraph">
              <wp:posOffset>4445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D3B">
        <w:rPr>
          <w:b/>
          <w:bCs/>
        </w:rPr>
        <w:t>1.0 Rest API to record results</w:t>
      </w:r>
      <w:r>
        <w:rPr>
          <w:b/>
          <w:bCs/>
        </w:rPr>
        <w:t xml:space="preserve"> - </w:t>
      </w:r>
      <w:r>
        <w:t>An API that will enter the details of the results taken from the handshake test by the Mobile Application.</w:t>
      </w:r>
    </w:p>
    <w:p w14:paraId="1AFB277E" w14:textId="77777777" w:rsidR="00633316" w:rsidRDefault="00633316" w:rsidP="00633316">
      <w:pPr>
        <w:ind w:right="3781"/>
      </w:pPr>
      <w:r w:rsidRPr="00AB1D3B">
        <w:rPr>
          <w:b/>
          <w:bCs/>
        </w:rPr>
        <w:t>2.0 Patient Sign-Up</w:t>
      </w:r>
      <w:r>
        <w:rPr>
          <w:b/>
          <w:bCs/>
        </w:rPr>
        <w:t xml:space="preserve"> - </w:t>
      </w:r>
      <w:r>
        <w:t>this API is used to enter new patient information into the patient database.</w:t>
      </w:r>
    </w:p>
    <w:p w14:paraId="3026BB01" w14:textId="77777777" w:rsidR="00633316" w:rsidRDefault="00633316" w:rsidP="00633316">
      <w:pPr>
        <w:ind w:right="3781"/>
      </w:pPr>
      <w:r w:rsidRPr="00AB1D3B">
        <w:rPr>
          <w:b/>
          <w:bCs/>
        </w:rPr>
        <w:t>3.0 Medical Login</w:t>
      </w:r>
      <w:r>
        <w:rPr>
          <w:b/>
          <w:bCs/>
        </w:rPr>
        <w:t xml:space="preserve"> - </w:t>
      </w:r>
      <w:r>
        <w:t>Used to authenticate medical professionals based on their email and a password.</w:t>
      </w:r>
    </w:p>
    <w:p w14:paraId="58E0F1F9" w14:textId="6A5D175F" w:rsidR="00633316" w:rsidRDefault="00633316" w:rsidP="00633316">
      <w:pPr>
        <w:ind w:right="3781"/>
      </w:pPr>
      <w:r w:rsidRPr="00AB1D3B">
        <w:rPr>
          <w:b/>
          <w:bCs/>
        </w:rPr>
        <w:t>4.0 Send Message</w:t>
      </w:r>
      <w:r>
        <w:rPr>
          <w:b/>
          <w:bCs/>
        </w:rPr>
        <w:t xml:space="preserve"> - </w:t>
      </w:r>
      <w:r>
        <w:t>An API used to send a message from the mobile application (Patient), to a medical professional.</w:t>
      </w:r>
    </w:p>
    <w:p w14:paraId="48AFCAC7" w14:textId="14C52F62" w:rsidR="00633316" w:rsidRDefault="00633316" w:rsidP="00633316">
      <w:pPr>
        <w:ind w:right="-46"/>
      </w:pPr>
      <w:r w:rsidRPr="00AB1D3B">
        <w:rPr>
          <w:b/>
          <w:bCs/>
        </w:rPr>
        <w:t>5.0 Patient Login</w:t>
      </w:r>
      <w:r>
        <w:rPr>
          <w:b/>
          <w:bCs/>
        </w:rPr>
        <w:t xml:space="preserve"> - </w:t>
      </w:r>
      <w:r>
        <w:t>This API is used to authenticate that the details the user has entered match a patient within the database.</w:t>
      </w:r>
    </w:p>
    <w:p w14:paraId="1B030EA9" w14:textId="123331EF" w:rsidR="00633316" w:rsidRDefault="00633316" w:rsidP="00633316">
      <w:pPr>
        <w:ind w:right="-46"/>
      </w:pPr>
      <w:r w:rsidRPr="00AB1D3B">
        <w:rPr>
          <w:b/>
          <w:bCs/>
        </w:rPr>
        <w:t>6.0 Change Password</w:t>
      </w:r>
      <w:r>
        <w:rPr>
          <w:b/>
          <w:bCs/>
        </w:rPr>
        <w:t xml:space="preserve"> - </w:t>
      </w:r>
      <w:r>
        <w:t>An API to allow users to change their details that are stored in the database.</w:t>
      </w:r>
    </w:p>
    <w:p w14:paraId="5F561F1E" w14:textId="58F206E3" w:rsidR="00633316" w:rsidRDefault="00633316" w:rsidP="00633316">
      <w:pPr>
        <w:ind w:right="-46"/>
      </w:pPr>
      <w:r w:rsidRPr="00AB1D3B">
        <w:rPr>
          <w:b/>
          <w:bCs/>
        </w:rPr>
        <w:t>7.0 Medical Sign-Up</w:t>
      </w:r>
      <w:r>
        <w:rPr>
          <w:b/>
          <w:bCs/>
        </w:rPr>
        <w:t xml:space="preserve"> - </w:t>
      </w:r>
      <w:r>
        <w:t>Allow a medical professional to enter data into the database, to create an account and be assigned patients.</w:t>
      </w:r>
    </w:p>
    <w:p w14:paraId="05F4A4CF" w14:textId="5CD42A1C" w:rsidR="00633316" w:rsidRDefault="00633316" w:rsidP="00633316">
      <w:pPr>
        <w:ind w:right="-46"/>
      </w:pPr>
      <w:r w:rsidRPr="00AB1D3B">
        <w:rPr>
          <w:b/>
          <w:bCs/>
        </w:rPr>
        <w:t>8.0 get Messages</w:t>
      </w:r>
      <w:r>
        <w:rPr>
          <w:b/>
          <w:bCs/>
        </w:rPr>
        <w:t xml:space="preserve"> - </w:t>
      </w:r>
      <w:r>
        <w:t>An API to scrape all messages between a doctor and patient within a database using a patient email as the unique identifier.</w:t>
      </w:r>
    </w:p>
    <w:p w14:paraId="156343B0" w14:textId="263ACD70" w:rsidR="00633316" w:rsidRDefault="00633316" w:rsidP="00633316">
      <w:pPr>
        <w:ind w:right="-46"/>
      </w:pPr>
      <w:r w:rsidRPr="00AB1D3B">
        <w:rPr>
          <w:b/>
          <w:bCs/>
        </w:rPr>
        <w:t>9.0 get Results</w:t>
      </w:r>
      <w:r>
        <w:rPr>
          <w:b/>
          <w:bCs/>
        </w:rPr>
        <w:t xml:space="preserve"> - </w:t>
      </w:r>
      <w:r>
        <w:t xml:space="preserve">This API is used to scrape the results a patient has given from the handshake test from the Results table. </w:t>
      </w:r>
    </w:p>
    <w:p w14:paraId="1C286A0B" w14:textId="1563B906" w:rsidR="00633316" w:rsidRDefault="00633316" w:rsidP="00633316">
      <w:pPr>
        <w:ind w:right="-46"/>
      </w:pPr>
      <w:r w:rsidRPr="0017207F">
        <w:rPr>
          <w:b/>
          <w:bCs/>
        </w:rPr>
        <w:t>10.0 Create Table</w:t>
      </w:r>
      <w:r>
        <w:rPr>
          <w:b/>
          <w:bCs/>
        </w:rPr>
        <w:t xml:space="preserve"> - </w:t>
      </w:r>
      <w:r>
        <w:t>This creates the php table to show a medical professional the progress of a patient, based on their results stored within the results table.</w:t>
      </w:r>
    </w:p>
    <w:p w14:paraId="5578D6D3" w14:textId="00244658" w:rsidR="00633316" w:rsidRDefault="00633316" w:rsidP="00633316">
      <w:pPr>
        <w:ind w:right="-46"/>
      </w:pPr>
      <w:r w:rsidRPr="0017207F">
        <w:rPr>
          <w:b/>
          <w:bCs/>
        </w:rPr>
        <w:t>11.0 get</w:t>
      </w:r>
      <w:r>
        <w:rPr>
          <w:b/>
          <w:bCs/>
        </w:rPr>
        <w:t xml:space="preserve"> </w:t>
      </w:r>
      <w:r w:rsidRPr="0017207F">
        <w:rPr>
          <w:b/>
          <w:bCs/>
        </w:rPr>
        <w:t>Advice</w:t>
      </w:r>
      <w:r>
        <w:rPr>
          <w:b/>
          <w:bCs/>
        </w:rPr>
        <w:t xml:space="preserve"> - </w:t>
      </w:r>
      <w:r>
        <w:t>Gets the advice from the advice table to show a User so that they don't forget it. Entered by the Doctor.</w:t>
      </w:r>
    </w:p>
    <w:p w14:paraId="0AAB5A24" w14:textId="6AADC515" w:rsidR="00633316" w:rsidRDefault="00633316" w:rsidP="00633316">
      <w:pPr>
        <w:ind w:right="-46"/>
      </w:pPr>
    </w:p>
    <w:p w14:paraId="276EB314" w14:textId="291099E4" w:rsidR="00633316" w:rsidRDefault="00633316" w:rsidP="00633316">
      <w:pPr>
        <w:ind w:right="-46"/>
      </w:pPr>
    </w:p>
    <w:p w14:paraId="7CEC7C25" w14:textId="75CB405A" w:rsidR="00633316" w:rsidRDefault="00633316" w:rsidP="00633316">
      <w:pPr>
        <w:ind w:right="-46"/>
      </w:pPr>
    </w:p>
    <w:p w14:paraId="1170B110" w14:textId="77777777" w:rsidR="00633316" w:rsidRDefault="00633316" w:rsidP="00633316">
      <w:pPr>
        <w:ind w:right="-46"/>
      </w:pPr>
    </w:p>
    <w:p w14:paraId="76CF8AC6" w14:textId="27A00B77" w:rsidR="00C12425" w:rsidRDefault="004570E9" w:rsidP="00C12425">
      <w:pPr>
        <w:pStyle w:val="Heading2"/>
      </w:pPr>
      <w:bookmarkStart w:id="33" w:name="_Toc36298222"/>
      <w:r>
        <w:lastRenderedPageBreak/>
        <w:t xml:space="preserve">3.4 </w:t>
      </w:r>
      <w:r w:rsidR="00C12425">
        <w:t>Implementation</w:t>
      </w:r>
      <w:bookmarkEnd w:id="33"/>
    </w:p>
    <w:p w14:paraId="5F0363D4" w14:textId="15D7898F" w:rsidR="00F951F6" w:rsidRDefault="00F951F6" w:rsidP="00F951F6">
      <w:pPr>
        <w:pStyle w:val="Heading3"/>
      </w:pPr>
      <w:bookmarkStart w:id="34" w:name="_Toc36298223"/>
      <w:r>
        <w:t>Server</w:t>
      </w:r>
      <w:bookmarkEnd w:id="34"/>
    </w:p>
    <w:p w14:paraId="08C4E7A1" w14:textId="1ECB4664" w:rsidR="00F951F6" w:rsidRPr="00F951F6" w:rsidRDefault="002712FC" w:rsidP="00F951F6">
      <w:r>
        <w:t xml:space="preserve">The server for this application has been setup on the Mayar cloud and PHP has been installed on said server. The server is used to access a single centralised SQL database that the three main technologies access through API’s on the server. The code within the server follows the MVC or Model View Controller development </w:t>
      </w:r>
      <w:r w:rsidR="00093B49">
        <w:t xml:space="preserve">technique, which </w:t>
      </w:r>
      <w:r w:rsidR="00CC291A">
        <w:t xml:space="preserve">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00E06958" w:rsidP="00E06958">
      <w:pPr>
        <w:pStyle w:val="Heading3"/>
      </w:pPr>
      <w:bookmarkStart w:id="35" w:name="_Toc36298224"/>
      <w:r>
        <w:t>Mobile Application</w:t>
      </w:r>
      <w:bookmarkEnd w:id="35"/>
    </w:p>
    <w:p w14:paraId="009DF48B" w14:textId="21A3AE64" w:rsidR="0017207F" w:rsidRDefault="00F91DDD" w:rsidP="00AB1D3B">
      <w:r>
        <w:t>To implement th</w:t>
      </w:r>
      <w:r w:rsidR="0081550A">
        <w:t xml:space="preserve">e mobile side of this system, </w:t>
      </w:r>
      <w:r w:rsidR="00FC62DF">
        <w:t>details are passed between activities as JSON strings to keep data like names etc. this is done through intents and their put extra functionality. A</w:t>
      </w:r>
      <w:r w:rsidR="0081550A">
        <w:t xml:space="preserve"> simple login page was setup and checked through the database on the server, as well as a sign-up page. The user is also able to manipulate their account details within the mobile application through the manipulation of their data stored in the database using PHP. The user then come</w:t>
      </w:r>
      <w:r w:rsidR="00F54D74">
        <w:t>s</w:t>
      </w:r>
      <w:r w:rsidR="0081550A">
        <w:t xml:space="preserve"> to their account page, from here a user is able to, message their medical professional directly, view the advice given to them by medical professionals and perform their daily test.</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w:t>
      </w:r>
      <w:r w:rsidR="00E06958">
        <w:lastRenderedPageBreak/>
        <w:t xml:space="preserve">and from medical professionals in blue with an indentation. The advice activity follows the same pattern, however, there is no need for distinction as all data is entered by medical professionals. </w:t>
      </w:r>
    </w:p>
    <w:p w14:paraId="3F222A2A" w14:textId="72089C0D" w:rsidR="00B1175C" w:rsidRDefault="00F13DBC" w:rsidP="003E458B">
      <w:r>
        <w:t>The bulk of this application comes from the test a user is required to undertake; this follows the Samsung health applications functionality. During the test the ferocity at which a user’s hand is shaking is measured, this is done through using the accelerometer on the smart phone</w:t>
      </w:r>
      <w:r w:rsidR="00B1175C">
        <w:t xml:space="preserve">. The x, y and z coordinate are plotted and a threshold, if the device goes past that coordinate by more than the threshold, the on sensor changed function is called. After this function has been called it adds to a global counter to give an integer value as to how intensive the hands are shaking. This is being carried out while the user is entering data into the phone, the data the user is entering into their phone is </w:t>
      </w:r>
      <w:r w:rsidR="00944418">
        <w:t xml:space="preserve">data that cannot be taken in a phone. These are weight and blood pressure, once the user has entered these values, they are redirected to have their heart rate taken. Requests are made to use the </w:t>
      </w:r>
      <w:r w:rsidR="00AE0D43">
        <w:t>patient’s</w:t>
      </w:r>
      <w:r w:rsidR="00944418">
        <w:t xml:space="preserve"> camera and </w:t>
      </w:r>
      <w:r w:rsidR="00AE0D43">
        <w:t>flashlight;</w:t>
      </w:r>
      <w:r w:rsidR="00944418">
        <w:t xml:space="preserve"> these are both turned on and the orientation is detected and</w:t>
      </w:r>
      <w:r w:rsidR="00AE0D43">
        <w:t xml:space="preserve"> </w:t>
      </w:r>
      <w:r w:rsidR="00944418">
        <w:t>set to portrait to ensure</w:t>
      </w:r>
      <w:r w:rsidR="00AE0D43">
        <w:t xml:space="preserve"> there is no discrepancies. The device’s camera is placed onto a patient’s index finger, then the</w:t>
      </w:r>
      <w:r w:rsidR="00E90013">
        <w:t xml:space="preserv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This should take ten to thirty seconds to compute, once this is complete the data is sent to the server, timestamped and placed in the database. </w:t>
      </w:r>
    </w:p>
    <w:p w14:paraId="4F578F57" w14:textId="4BE340C4" w:rsidR="00E90013" w:rsidRDefault="00E90013" w:rsidP="00E90013">
      <w:pPr>
        <w:pStyle w:val="Heading3"/>
      </w:pPr>
      <w:bookmarkStart w:id="36" w:name="_Toc36298225"/>
      <w:r>
        <w:t>Website Application</w:t>
      </w:r>
      <w:bookmarkEnd w:id="36"/>
    </w:p>
    <w:p w14:paraId="683880AF" w14:textId="08F2A55A" w:rsidR="00E90013" w:rsidRDefault="00E90013" w:rsidP="00E90013">
      <w:r>
        <w:t xml:space="preserve">This is only to be used by a medical professional, it 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w:t>
      </w:r>
      <w:r>
        <w:lastRenderedPageBreak/>
        <w:t xml:space="preserve">systolic and diastolic blood pressure, temperature, the </w:t>
      </w:r>
      <w:r w:rsidR="00CC6CE4">
        <w:t>handshake</w:t>
      </w:r>
      <w:r>
        <w:t xml:space="preserve"> test integer and weight.  </w:t>
      </w:r>
    </w:p>
    <w:p w14:paraId="493A2AF5" w14:textId="53DA90C5" w:rsidR="00EF27ED" w:rsidRDefault="00EF27ED" w:rsidP="003E458B">
      <w:r>
        <w:t xml:space="preserve">The graph data is populated by searching through the database for records relating to a user, using their email as an identifier. From this the </w:t>
      </w:r>
      <w:r w:rsidR="00154279">
        <w:t xml:space="preserve">data is returned from the model to the view as a json string, 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CC6CE4">
      <w:pPr>
        <w:pStyle w:val="Heading3"/>
      </w:pPr>
      <w:bookmarkStart w:id="37" w:name="_Toc36298226"/>
      <w:r>
        <w:t>IoT device</w:t>
      </w:r>
      <w:bookmarkEnd w:id="37"/>
    </w:p>
    <w:p w14:paraId="743A62D2" w14:textId="7EEE0BE5" w:rsidR="00CC6CE4" w:rsidRDefault="00CC6CE4" w:rsidP="00CC6CE4"/>
    <w:p w14:paraId="0D4B48E8" w14:textId="30EC1D84" w:rsidR="00CC6CE4" w:rsidRDefault="00CC6CE4" w:rsidP="00CC6CE4"/>
    <w:p w14:paraId="6D351729" w14:textId="28C6614E" w:rsidR="00230EC8" w:rsidRDefault="00230EC8" w:rsidP="00CC6CE4"/>
    <w:p w14:paraId="5D8FA5E8" w14:textId="0B532D87" w:rsidR="00230EC8" w:rsidRDefault="00230EC8" w:rsidP="00CC6CE4"/>
    <w:p w14:paraId="11065D7A" w14:textId="0823549D" w:rsidR="00230EC8" w:rsidRDefault="00230EC8" w:rsidP="00CC6CE4"/>
    <w:p w14:paraId="4E71B466" w14:textId="589E1C1B" w:rsidR="00230EC8" w:rsidRDefault="00230EC8" w:rsidP="00CC6CE4"/>
    <w:p w14:paraId="44A9164B" w14:textId="6391B069" w:rsidR="00230EC8" w:rsidRDefault="00230EC8" w:rsidP="00CC6CE4"/>
    <w:p w14:paraId="6729AA19" w14:textId="3F0CBB41" w:rsidR="00230EC8" w:rsidRDefault="00230EC8" w:rsidP="00CC6CE4"/>
    <w:p w14:paraId="6678954A" w14:textId="3649CD49" w:rsidR="00230EC8" w:rsidRDefault="00230EC8" w:rsidP="00CC6CE4"/>
    <w:p w14:paraId="4855417C" w14:textId="5ED79754" w:rsidR="00230EC8" w:rsidRDefault="00230EC8" w:rsidP="00CC6CE4"/>
    <w:p w14:paraId="0FD54896" w14:textId="2E3034E0" w:rsidR="00230EC8" w:rsidRDefault="00230EC8" w:rsidP="00CC6CE4"/>
    <w:p w14:paraId="0A695057" w14:textId="5FEC72B7" w:rsidR="00230EC8" w:rsidRDefault="00230EC8" w:rsidP="00CC6CE4"/>
    <w:p w14:paraId="0CF9BA23" w14:textId="0470C7C5" w:rsidR="00230EC8" w:rsidRDefault="00230EC8" w:rsidP="00CC6CE4"/>
    <w:p w14:paraId="75AC750E" w14:textId="2F2C7F14" w:rsidR="00230EC8" w:rsidRDefault="00230EC8" w:rsidP="00CC6CE4"/>
    <w:p w14:paraId="5913FA88" w14:textId="7984ABDE" w:rsidR="00230EC8" w:rsidRDefault="00230EC8" w:rsidP="00CC6CE4"/>
    <w:p w14:paraId="71C252FD" w14:textId="6826B4E3" w:rsidR="00230EC8" w:rsidRDefault="00230EC8" w:rsidP="00CC6CE4"/>
    <w:p w14:paraId="2FF649F3" w14:textId="3090B514" w:rsidR="00230EC8" w:rsidRDefault="00230EC8" w:rsidP="00CC6CE4"/>
    <w:p w14:paraId="3A7F910A" w14:textId="643F6D97" w:rsidR="00230EC8" w:rsidRDefault="00230EC8" w:rsidP="00CC6CE4"/>
    <w:p w14:paraId="705C3017" w14:textId="6D104ACB" w:rsidR="00230EC8" w:rsidRDefault="00230EC8" w:rsidP="00CC6CE4"/>
    <w:p w14:paraId="251243C3" w14:textId="2D7367AA" w:rsidR="00230EC8" w:rsidRDefault="00230EC8" w:rsidP="00CC6CE4"/>
    <w:p w14:paraId="3F5C9D1B" w14:textId="09BF71F5" w:rsidR="00230EC8" w:rsidRDefault="00230EC8" w:rsidP="00CC6CE4"/>
    <w:p w14:paraId="10836AAC" w14:textId="687E1654" w:rsidR="00230EC8" w:rsidRDefault="00230EC8" w:rsidP="00CC6CE4"/>
    <w:p w14:paraId="482B7B04" w14:textId="139F6DA6" w:rsidR="00230EC8" w:rsidRDefault="00230EC8" w:rsidP="00CC6CE4"/>
    <w:p w14:paraId="0384C007" w14:textId="01B78503" w:rsidR="00CC6CE4" w:rsidRPr="00CC6CE4" w:rsidRDefault="00CC6CE4" w:rsidP="00CC6CE4">
      <w:pPr>
        <w:pStyle w:val="Heading2"/>
      </w:pPr>
      <w:bookmarkStart w:id="38" w:name="_Toc36298227"/>
      <w:r>
        <w:lastRenderedPageBreak/>
        <w:t>3.5 Evaluation</w:t>
      </w:r>
      <w:bookmarkEnd w:id="38"/>
    </w:p>
    <w:p w14:paraId="63148B51" w14:textId="1D991B71" w:rsidR="00A62FC1" w:rsidRDefault="008F0272" w:rsidP="008F0272">
      <w:pPr>
        <w:pStyle w:val="Heading3"/>
      </w:pPr>
      <w:bookmarkStart w:id="39" w:name="_Toc36298228"/>
      <w:r>
        <w:t>System Testing</w:t>
      </w:r>
      <w:bookmarkEnd w:id="39"/>
    </w:p>
    <w:p w14:paraId="15BE7427" w14:textId="16941BA2" w:rsidR="008F0272" w:rsidRDefault="008F0272" w:rsidP="008F0272">
      <w:pPr>
        <w:pStyle w:val="Heading3"/>
      </w:pPr>
      <w:bookmarkStart w:id="40" w:name="_Toc36298229"/>
      <w:r>
        <w:t>Unit Tests</w:t>
      </w:r>
      <w:bookmarkEnd w:id="40"/>
    </w:p>
    <w:p w14:paraId="4AF4E041" w14:textId="7E513AD8" w:rsidR="008F0272" w:rsidRPr="008F0272" w:rsidRDefault="008F0272" w:rsidP="008F0272">
      <w:pPr>
        <w:pStyle w:val="Heading3"/>
      </w:pPr>
      <w:bookmarkStart w:id="41" w:name="_Toc36298230"/>
      <w:r>
        <w:t>Functional &amp; Non-Functional Requirement Tests</w:t>
      </w:r>
      <w:bookmarkEnd w:id="41"/>
    </w:p>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40D127EF" w:rsidR="00A62FC1" w:rsidRDefault="00A62FC1" w:rsidP="003E458B"/>
    <w:p w14:paraId="32F5DCDC" w14:textId="1D26A004" w:rsidR="00D76227" w:rsidRDefault="00D76227" w:rsidP="003E458B"/>
    <w:p w14:paraId="6DD586DA" w14:textId="1DC0B268" w:rsidR="00D76227" w:rsidRDefault="00D76227" w:rsidP="003E458B"/>
    <w:p w14:paraId="048914AE" w14:textId="413F4653" w:rsidR="00D76227" w:rsidRDefault="00D76227" w:rsidP="003E458B"/>
    <w:p w14:paraId="3379AC27" w14:textId="748CC385" w:rsidR="00D76227" w:rsidRDefault="00D76227" w:rsidP="003E458B"/>
    <w:p w14:paraId="5735CAC3" w14:textId="6A4D5748" w:rsidR="00D76227" w:rsidRDefault="00D76227" w:rsidP="003E458B"/>
    <w:p w14:paraId="341A4750" w14:textId="2A2B7517" w:rsidR="00D76227" w:rsidRDefault="00D76227" w:rsidP="003E458B"/>
    <w:p w14:paraId="6037B7D7" w14:textId="1BD403CA" w:rsidR="00D76227" w:rsidRDefault="00D76227" w:rsidP="003E458B"/>
    <w:p w14:paraId="2FA22E5B" w14:textId="0162ED6D" w:rsidR="00D76227" w:rsidRDefault="00D76227" w:rsidP="003E458B"/>
    <w:p w14:paraId="4B3B2C7D" w14:textId="46C4165E" w:rsidR="00D76227" w:rsidRDefault="00D76227" w:rsidP="003E458B"/>
    <w:p w14:paraId="6B9AFEC5" w14:textId="607476B3" w:rsidR="00D76227" w:rsidRDefault="00D76227" w:rsidP="003E458B"/>
    <w:p w14:paraId="6EFAABAF" w14:textId="3F1A9AC0" w:rsidR="00D76227" w:rsidRDefault="00D76227" w:rsidP="003E458B"/>
    <w:p w14:paraId="7AAF7B8F" w14:textId="2F29EFF0" w:rsidR="00D76227" w:rsidRDefault="00D76227" w:rsidP="003E458B"/>
    <w:p w14:paraId="76E6957D" w14:textId="5EC42066" w:rsidR="00D76227" w:rsidRDefault="00D76227" w:rsidP="003E458B"/>
    <w:p w14:paraId="251BD3FB" w14:textId="0EB1604F" w:rsidR="00D76227" w:rsidRDefault="00D76227" w:rsidP="003E458B"/>
    <w:p w14:paraId="45C85EC9" w14:textId="6FD1D7A8" w:rsidR="00D76227" w:rsidRDefault="00D76227" w:rsidP="003E458B"/>
    <w:p w14:paraId="604B3859" w14:textId="149C83AE" w:rsidR="00D76227" w:rsidRDefault="00D76227" w:rsidP="003E458B"/>
    <w:p w14:paraId="537461A8" w14:textId="07812ACA" w:rsidR="00D76227" w:rsidRDefault="00D76227" w:rsidP="003E458B"/>
    <w:p w14:paraId="01533205" w14:textId="30F05596" w:rsidR="00D76227" w:rsidRDefault="00D76227" w:rsidP="003E458B"/>
    <w:p w14:paraId="0F1026B9" w14:textId="391696DF" w:rsidR="00D76227" w:rsidRDefault="00D76227" w:rsidP="003E458B"/>
    <w:p w14:paraId="32A6BEE1" w14:textId="3E8ABF1D" w:rsidR="00D76227" w:rsidRDefault="00D76227" w:rsidP="003E458B"/>
    <w:p w14:paraId="6BD2821E" w14:textId="4483823C" w:rsidR="00D76227" w:rsidRDefault="00D76227" w:rsidP="003E458B"/>
    <w:p w14:paraId="04281623" w14:textId="2BF8B7F4" w:rsidR="00D76227" w:rsidRDefault="00D76227" w:rsidP="003E458B"/>
    <w:p w14:paraId="1C566496" w14:textId="3CCAC409" w:rsidR="00D76227" w:rsidRDefault="00D76227" w:rsidP="003E458B"/>
    <w:p w14:paraId="6B13F2CD" w14:textId="1DD51067" w:rsidR="00812E39" w:rsidRDefault="00812E39" w:rsidP="00812E39">
      <w:pPr>
        <w:pStyle w:val="Heading1"/>
      </w:pPr>
      <w:bookmarkStart w:id="42" w:name="_Toc36298231"/>
      <w:r>
        <w:t>Chapter 4 – Results</w:t>
      </w:r>
      <w:bookmarkEnd w:id="42"/>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43" w:name="_Toc36298232"/>
      <w:r>
        <w:t>Chapter 5 – Discussion</w:t>
      </w:r>
      <w:bookmarkEnd w:id="43"/>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44" w:name="_Toc36298233"/>
      <w:r>
        <w:t>Chapter 6 – Conclusions &amp; Future Work</w:t>
      </w:r>
      <w:bookmarkEnd w:id="44"/>
    </w:p>
    <w:p w14:paraId="633230FE" w14:textId="252600CA" w:rsidR="00CD3528" w:rsidRDefault="00CD3528" w:rsidP="00CD3528">
      <w:r>
        <w:t>750-1000 words</w:t>
      </w:r>
    </w:p>
    <w:p w14:paraId="3DF910E9" w14:textId="62E1F2AC" w:rsidR="00CD3528" w:rsidRDefault="00CD3528" w:rsidP="00CD3528">
      <w:r>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45" w:name="_Toc29204238"/>
      <w:bookmarkStart w:id="46" w:name="_Toc36298234"/>
      <w:r>
        <w:lastRenderedPageBreak/>
        <w:t>List of References</w:t>
      </w:r>
      <w:bookmarkEnd w:id="45"/>
      <w:bookmarkEnd w:id="46"/>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47" w:name="_Toc29204239"/>
      <w:bookmarkStart w:id="48" w:name="_Toc447628191"/>
      <w:bookmarkStart w:id="49" w:name="_Toc36298235"/>
      <w:r w:rsidR="00B003E5">
        <w:lastRenderedPageBreak/>
        <w:t>Bibliography</w:t>
      </w:r>
      <w:bookmarkEnd w:id="47"/>
      <w:bookmarkEnd w:id="49"/>
    </w:p>
    <w:p w14:paraId="7FC5AFE4" w14:textId="669F5B93" w:rsidR="00B003E5" w:rsidRPr="007C60E1" w:rsidRDefault="004F7811" w:rsidP="00B003E5">
      <w:r>
        <w:t>List works that you have considered but do not refer to in text. Use Harvard</w:t>
      </w:r>
    </w:p>
    <w:bookmarkEnd w:id="48"/>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50" w:name="_Toc29204240"/>
      <w:bookmarkStart w:id="51" w:name="_Toc36298236"/>
      <w:r>
        <w:lastRenderedPageBreak/>
        <w:t>Appendices</w:t>
      </w:r>
      <w:bookmarkEnd w:id="50"/>
      <w:bookmarkEnd w:id="51"/>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6E2E3DCB" w:rsidR="004F7811" w:rsidRPr="004F7811" w:rsidRDefault="004F7811" w:rsidP="004F7811">
      <w:pPr>
        <w:pStyle w:val="ListParagraph"/>
        <w:numPr>
          <w:ilvl w:val="0"/>
          <w:numId w:val="3"/>
        </w:numPr>
      </w:pPr>
      <w:r>
        <w:t xml:space="preserve">Start each appendix on a separate page and label </w:t>
      </w:r>
      <w:r w:rsidR="002712FC">
        <w:t>A, B, C</w:t>
      </w:r>
      <w:r>
        <w:t xml:space="preserve"> etc</w:t>
      </w:r>
    </w:p>
    <w:p w14:paraId="45FB1A38" w14:textId="77777777" w:rsidR="007C60E1" w:rsidRPr="007C60E1" w:rsidRDefault="007C60E1" w:rsidP="007C60E1"/>
    <w:sectPr w:rsidR="007C60E1" w:rsidRPr="007C60E1" w:rsidSect="00AF0900">
      <w:headerReference w:type="default" r:id="rId21"/>
      <w:footerReference w:type="default" r:id="rId2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C1A66" w14:textId="77777777" w:rsidR="00431DF6" w:rsidRDefault="00431DF6">
      <w:r>
        <w:separator/>
      </w:r>
    </w:p>
  </w:endnote>
  <w:endnote w:type="continuationSeparator" w:id="0">
    <w:p w14:paraId="52E8BA95" w14:textId="77777777" w:rsidR="00431DF6" w:rsidRDefault="0043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21784D" w:rsidRDefault="0021784D"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21784D" w:rsidRDefault="0021784D"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21784D" w:rsidRDefault="0021784D"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21784D" w:rsidRDefault="0021784D"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21784D" w:rsidRDefault="0021784D"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21784D" w:rsidRDefault="0021784D"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3A752" w14:textId="77777777" w:rsidR="00431DF6" w:rsidRDefault="00431DF6">
      <w:r>
        <w:separator/>
      </w:r>
    </w:p>
  </w:footnote>
  <w:footnote w:type="continuationSeparator" w:id="0">
    <w:p w14:paraId="788FA6E1" w14:textId="77777777" w:rsidR="00431DF6" w:rsidRDefault="00431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21784D" w:rsidRDefault="002178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21784D" w:rsidRDefault="002178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75A57"/>
    <w:rsid w:val="0008159E"/>
    <w:rsid w:val="0008421A"/>
    <w:rsid w:val="00093B49"/>
    <w:rsid w:val="00096224"/>
    <w:rsid w:val="000E3707"/>
    <w:rsid w:val="001019F1"/>
    <w:rsid w:val="001079D3"/>
    <w:rsid w:val="001161A8"/>
    <w:rsid w:val="00145BA3"/>
    <w:rsid w:val="00154279"/>
    <w:rsid w:val="001615A6"/>
    <w:rsid w:val="0017207F"/>
    <w:rsid w:val="00193F7D"/>
    <w:rsid w:val="001A2ACB"/>
    <w:rsid w:val="001E5864"/>
    <w:rsid w:val="0021784D"/>
    <w:rsid w:val="00230EC8"/>
    <w:rsid w:val="002712FC"/>
    <w:rsid w:val="002851EC"/>
    <w:rsid w:val="00286004"/>
    <w:rsid w:val="00297382"/>
    <w:rsid w:val="002F0EB8"/>
    <w:rsid w:val="00312F8F"/>
    <w:rsid w:val="00317783"/>
    <w:rsid w:val="00350A83"/>
    <w:rsid w:val="00351EC6"/>
    <w:rsid w:val="00362D6F"/>
    <w:rsid w:val="00370504"/>
    <w:rsid w:val="00393402"/>
    <w:rsid w:val="003A121D"/>
    <w:rsid w:val="003A761E"/>
    <w:rsid w:val="003C5EFE"/>
    <w:rsid w:val="003E458B"/>
    <w:rsid w:val="003F10F0"/>
    <w:rsid w:val="003F1AAF"/>
    <w:rsid w:val="00410966"/>
    <w:rsid w:val="00431DF6"/>
    <w:rsid w:val="00432B04"/>
    <w:rsid w:val="00440542"/>
    <w:rsid w:val="00442656"/>
    <w:rsid w:val="0045260F"/>
    <w:rsid w:val="004570E9"/>
    <w:rsid w:val="004641F2"/>
    <w:rsid w:val="00472A13"/>
    <w:rsid w:val="0049739B"/>
    <w:rsid w:val="004B53CD"/>
    <w:rsid w:val="004D6BF3"/>
    <w:rsid w:val="004F25A3"/>
    <w:rsid w:val="004F39DA"/>
    <w:rsid w:val="004F7811"/>
    <w:rsid w:val="00500217"/>
    <w:rsid w:val="005003EC"/>
    <w:rsid w:val="005036BD"/>
    <w:rsid w:val="0050705A"/>
    <w:rsid w:val="00531414"/>
    <w:rsid w:val="005516A8"/>
    <w:rsid w:val="00575447"/>
    <w:rsid w:val="0058352A"/>
    <w:rsid w:val="005920F0"/>
    <w:rsid w:val="00597ED8"/>
    <w:rsid w:val="005B4BE6"/>
    <w:rsid w:val="005D71BF"/>
    <w:rsid w:val="005E1788"/>
    <w:rsid w:val="005E3DC4"/>
    <w:rsid w:val="005E50E3"/>
    <w:rsid w:val="006070EA"/>
    <w:rsid w:val="00630231"/>
    <w:rsid w:val="00633316"/>
    <w:rsid w:val="006374FC"/>
    <w:rsid w:val="00646F34"/>
    <w:rsid w:val="006555BC"/>
    <w:rsid w:val="00683F01"/>
    <w:rsid w:val="00692176"/>
    <w:rsid w:val="00694637"/>
    <w:rsid w:val="006C6612"/>
    <w:rsid w:val="00717FA4"/>
    <w:rsid w:val="007365E6"/>
    <w:rsid w:val="00747068"/>
    <w:rsid w:val="00754545"/>
    <w:rsid w:val="00786A20"/>
    <w:rsid w:val="007879CF"/>
    <w:rsid w:val="00795DF8"/>
    <w:rsid w:val="007C3284"/>
    <w:rsid w:val="007C60E1"/>
    <w:rsid w:val="007C6725"/>
    <w:rsid w:val="007E03F0"/>
    <w:rsid w:val="008057A4"/>
    <w:rsid w:val="00812E39"/>
    <w:rsid w:val="0081550A"/>
    <w:rsid w:val="008517C5"/>
    <w:rsid w:val="008669C5"/>
    <w:rsid w:val="00875D8D"/>
    <w:rsid w:val="00883836"/>
    <w:rsid w:val="00893591"/>
    <w:rsid w:val="008A2DE9"/>
    <w:rsid w:val="008A6683"/>
    <w:rsid w:val="008F0272"/>
    <w:rsid w:val="008F56A0"/>
    <w:rsid w:val="008F5C6C"/>
    <w:rsid w:val="009009E0"/>
    <w:rsid w:val="00922E7E"/>
    <w:rsid w:val="00944418"/>
    <w:rsid w:val="00952C67"/>
    <w:rsid w:val="00963F33"/>
    <w:rsid w:val="0097537D"/>
    <w:rsid w:val="009C38A8"/>
    <w:rsid w:val="009E11B5"/>
    <w:rsid w:val="009E1D4C"/>
    <w:rsid w:val="009E2025"/>
    <w:rsid w:val="009E2228"/>
    <w:rsid w:val="009E5EDA"/>
    <w:rsid w:val="00A26899"/>
    <w:rsid w:val="00A332F9"/>
    <w:rsid w:val="00A45E43"/>
    <w:rsid w:val="00A51038"/>
    <w:rsid w:val="00A6189C"/>
    <w:rsid w:val="00A62FC1"/>
    <w:rsid w:val="00A654F9"/>
    <w:rsid w:val="00A755C3"/>
    <w:rsid w:val="00A95B79"/>
    <w:rsid w:val="00AA08FA"/>
    <w:rsid w:val="00AB1D3B"/>
    <w:rsid w:val="00AD3662"/>
    <w:rsid w:val="00AD7BE2"/>
    <w:rsid w:val="00AE0D43"/>
    <w:rsid w:val="00AF0900"/>
    <w:rsid w:val="00AF686A"/>
    <w:rsid w:val="00B003E5"/>
    <w:rsid w:val="00B110C4"/>
    <w:rsid w:val="00B1175C"/>
    <w:rsid w:val="00B26D63"/>
    <w:rsid w:val="00B32822"/>
    <w:rsid w:val="00B34AB4"/>
    <w:rsid w:val="00B63A67"/>
    <w:rsid w:val="00B7368C"/>
    <w:rsid w:val="00B96036"/>
    <w:rsid w:val="00BB208F"/>
    <w:rsid w:val="00BB26E1"/>
    <w:rsid w:val="00BB5380"/>
    <w:rsid w:val="00BC2539"/>
    <w:rsid w:val="00BC4CBB"/>
    <w:rsid w:val="00BD3912"/>
    <w:rsid w:val="00BF25FE"/>
    <w:rsid w:val="00C02219"/>
    <w:rsid w:val="00C12425"/>
    <w:rsid w:val="00C15626"/>
    <w:rsid w:val="00C17241"/>
    <w:rsid w:val="00C220B5"/>
    <w:rsid w:val="00C43C08"/>
    <w:rsid w:val="00C8438D"/>
    <w:rsid w:val="00CB1002"/>
    <w:rsid w:val="00CC291A"/>
    <w:rsid w:val="00CC6CE4"/>
    <w:rsid w:val="00CD3528"/>
    <w:rsid w:val="00CD3A62"/>
    <w:rsid w:val="00CD4825"/>
    <w:rsid w:val="00CD755C"/>
    <w:rsid w:val="00CF4337"/>
    <w:rsid w:val="00D432B4"/>
    <w:rsid w:val="00D67148"/>
    <w:rsid w:val="00D76227"/>
    <w:rsid w:val="00D80BDC"/>
    <w:rsid w:val="00DA0B66"/>
    <w:rsid w:val="00DA5C14"/>
    <w:rsid w:val="00DC11B1"/>
    <w:rsid w:val="00DD3DBC"/>
    <w:rsid w:val="00DE20C7"/>
    <w:rsid w:val="00DE295C"/>
    <w:rsid w:val="00DE7A96"/>
    <w:rsid w:val="00DF64F1"/>
    <w:rsid w:val="00DF66FE"/>
    <w:rsid w:val="00E06958"/>
    <w:rsid w:val="00E06F28"/>
    <w:rsid w:val="00E11F02"/>
    <w:rsid w:val="00E14494"/>
    <w:rsid w:val="00E45FC7"/>
    <w:rsid w:val="00E63E46"/>
    <w:rsid w:val="00E76F2D"/>
    <w:rsid w:val="00E90013"/>
    <w:rsid w:val="00E934C7"/>
    <w:rsid w:val="00EE4A04"/>
    <w:rsid w:val="00EE5D72"/>
    <w:rsid w:val="00EF0F5B"/>
    <w:rsid w:val="00EF27ED"/>
    <w:rsid w:val="00F0288C"/>
    <w:rsid w:val="00F104B1"/>
    <w:rsid w:val="00F125A8"/>
    <w:rsid w:val="00F13DBC"/>
    <w:rsid w:val="00F32364"/>
    <w:rsid w:val="00F54D74"/>
    <w:rsid w:val="00F667DF"/>
    <w:rsid w:val="00F91DDD"/>
    <w:rsid w:val="00F951F6"/>
    <w:rsid w:val="00FB3239"/>
    <w:rsid w:val="00FC4D18"/>
    <w:rsid w:val="00FC62DF"/>
    <w:rsid w:val="00FD10C9"/>
    <w:rsid w:val="00FD24D9"/>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7AAC946A-A70B-45DD-B414-A3521EA6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32</Pages>
  <Words>5784</Words>
  <Characters>32975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27</cp:revision>
  <cp:lastPrinted>2008-08-05T11:30:00Z</cp:lastPrinted>
  <dcterms:created xsi:type="dcterms:W3CDTF">2020-03-17T20:16:00Z</dcterms:created>
  <dcterms:modified xsi:type="dcterms:W3CDTF">2020-03-28T14:32:00Z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